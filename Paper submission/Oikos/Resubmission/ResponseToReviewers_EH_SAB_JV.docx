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D1E8A" w14:textId="77777777" w:rsidR="00B87287" w:rsidRPr="00B87287" w:rsidRDefault="00B87287" w:rsidP="0046034D">
      <w:pPr>
        <w:spacing w:line="360" w:lineRule="auto"/>
        <w:rPr>
          <w:rFonts w:ascii="Aptos" w:hAnsi="Aptos" w:cs="Times New Roman"/>
          <w:lang w:val="en-US"/>
        </w:rPr>
      </w:pPr>
      <w:r w:rsidRPr="00B87287">
        <w:rPr>
          <w:rFonts w:ascii="Aptos" w:hAnsi="Aptos" w:cs="Times New Roman"/>
          <w:lang w:val="en-US"/>
        </w:rPr>
        <w:t>Dear editor and reviewers, </w:t>
      </w:r>
    </w:p>
    <w:p w14:paraId="6E698293" w14:textId="77777777" w:rsidR="00B87287" w:rsidRDefault="00B87287" w:rsidP="0046034D">
      <w:pPr>
        <w:spacing w:line="360" w:lineRule="auto"/>
        <w:rPr>
          <w:rFonts w:ascii="Aptos" w:hAnsi="Aptos" w:cs="Times New Roman"/>
          <w:lang w:val="en-US"/>
        </w:rPr>
      </w:pPr>
      <w:r w:rsidRPr="00B87287">
        <w:rPr>
          <w:rFonts w:ascii="Aptos" w:hAnsi="Aptos" w:cs="Times New Roman"/>
          <w:lang w:val="en-US"/>
        </w:rPr>
        <w:t> </w:t>
      </w:r>
    </w:p>
    <w:p w14:paraId="08723C92" w14:textId="5D26B4F7" w:rsidR="009B2BCF" w:rsidRPr="00E15F62" w:rsidRDefault="009B2BCF" w:rsidP="0046034D">
      <w:pPr>
        <w:spacing w:line="360" w:lineRule="auto"/>
        <w:jc w:val="both"/>
        <w:rPr>
          <w:rFonts w:cs="Times New Roman"/>
          <w:b/>
          <w:bCs/>
          <w:i/>
          <w:iCs/>
          <w:color w:val="000000" w:themeColor="text1"/>
          <w:lang w:val="en-US"/>
        </w:rPr>
      </w:pPr>
      <w:r w:rsidRPr="009B2BCF">
        <w:rPr>
          <w:rFonts w:ascii="Aptos" w:hAnsi="Aptos" w:cs="Times New Roman"/>
          <w:lang w:val="en-US"/>
        </w:rPr>
        <w:t>Please find enclosed our revised manuscript entitled; “</w:t>
      </w:r>
      <w:r w:rsidR="00E15F62">
        <w:rPr>
          <w:rFonts w:ascii="Aptos" w:hAnsi="Aptos" w:cs="Times New Roman"/>
          <w:color w:val="000000" w:themeColor="text1"/>
          <w:lang w:val="en-US"/>
        </w:rPr>
        <w:t>L</w:t>
      </w:r>
      <w:r w:rsidR="00E15F62" w:rsidRPr="00E15F62">
        <w:rPr>
          <w:rFonts w:ascii="Aptos" w:hAnsi="Aptos" w:cs="Times New Roman"/>
          <w:color w:val="000000" w:themeColor="text1"/>
          <w:lang w:val="en-US"/>
        </w:rPr>
        <w:t>ocal environment and sampling bias drive parasite prevalence estimates in freshwater fish communities</w:t>
      </w:r>
      <w:r w:rsidRPr="00E15F62">
        <w:rPr>
          <w:rFonts w:ascii="Aptos" w:hAnsi="Aptos" w:cs="Times New Roman"/>
          <w:i/>
          <w:iCs/>
          <w:lang w:val="en-US"/>
        </w:rPr>
        <w:t>”</w:t>
      </w:r>
      <w:r w:rsidRPr="009B2BCF">
        <w:rPr>
          <w:rFonts w:ascii="Aptos" w:hAnsi="Aptos" w:cs="Times New Roman"/>
          <w:lang w:val="en-US"/>
        </w:rPr>
        <w:t xml:space="preserve">, which we would like you to consider for publication in </w:t>
      </w:r>
      <w:r w:rsidRPr="00E15F62">
        <w:rPr>
          <w:rFonts w:ascii="Aptos" w:hAnsi="Aptos" w:cs="Times New Roman"/>
          <w:i/>
          <w:lang w:val="en-US"/>
        </w:rPr>
        <w:t>Oikos</w:t>
      </w:r>
      <w:r w:rsidRPr="009B2BCF">
        <w:rPr>
          <w:rFonts w:ascii="Aptos" w:hAnsi="Aptos" w:cs="Times New Roman"/>
          <w:lang w:val="en-US"/>
        </w:rPr>
        <w:t xml:space="preserve">. We appreciate the opportunity to resubmit the manuscript, and gratefully acknowledge the degree to which these reviews have improved it. </w:t>
      </w:r>
    </w:p>
    <w:p w14:paraId="164EA494" w14:textId="77777777" w:rsidR="009B2BCF" w:rsidRDefault="009B2BCF" w:rsidP="0046034D">
      <w:pPr>
        <w:spacing w:line="360" w:lineRule="auto"/>
        <w:jc w:val="both"/>
        <w:rPr>
          <w:rFonts w:ascii="Aptos" w:hAnsi="Aptos" w:cs="Times New Roman"/>
          <w:lang w:val="en-US"/>
        </w:rPr>
      </w:pPr>
    </w:p>
    <w:p w14:paraId="5961CBC9" w14:textId="57229EAC" w:rsidR="009B2BCF" w:rsidRDefault="009B2BCF" w:rsidP="0046034D">
      <w:pPr>
        <w:spacing w:line="360" w:lineRule="auto"/>
        <w:jc w:val="both"/>
        <w:rPr>
          <w:rFonts w:ascii="Aptos" w:hAnsi="Aptos" w:cs="Times New Roman"/>
          <w:lang w:val="en-US"/>
        </w:rPr>
      </w:pPr>
      <w:r w:rsidRPr="009B2BCF">
        <w:rPr>
          <w:rFonts w:ascii="Aptos" w:hAnsi="Aptos" w:cs="Times New Roman"/>
          <w:lang w:val="en-US"/>
        </w:rPr>
        <w:t>We carefully addressed and integrated the comments.</w:t>
      </w:r>
      <w:r>
        <w:rPr>
          <w:rFonts w:ascii="Aptos" w:hAnsi="Aptos" w:cs="Times New Roman"/>
          <w:lang w:val="en-US"/>
        </w:rPr>
        <w:t xml:space="preserve"> </w:t>
      </w:r>
      <w:r w:rsidR="00206B09">
        <w:rPr>
          <w:rFonts w:ascii="Aptos" w:hAnsi="Aptos" w:cs="Times New Roman"/>
          <w:lang w:val="en-US"/>
        </w:rPr>
        <w:t>We believe these</w:t>
      </w:r>
      <w:r w:rsidRPr="009B2BCF">
        <w:rPr>
          <w:rFonts w:ascii="Aptos" w:hAnsi="Aptos" w:cs="Times New Roman"/>
          <w:lang w:val="en-US"/>
        </w:rPr>
        <w:t xml:space="preserve"> changes</w:t>
      </w:r>
      <w:ins w:id="0" w:author="Binning Sandra Ann" w:date="2025-01-09T14:42:00Z">
        <w:r w:rsidR="00206B09">
          <w:rPr>
            <w:rFonts w:ascii="Aptos" w:hAnsi="Aptos" w:cs="Times New Roman"/>
            <w:lang w:val="en-US"/>
          </w:rPr>
          <w:t xml:space="preserve"> </w:t>
        </w:r>
      </w:ins>
      <w:r w:rsidRPr="009B2BCF">
        <w:rPr>
          <w:rFonts w:ascii="Aptos" w:hAnsi="Aptos" w:cs="Times New Roman"/>
          <w:lang w:val="en-US"/>
        </w:rPr>
        <w:t xml:space="preserve">help clarify our main messages and the significance of our contribution. </w:t>
      </w:r>
    </w:p>
    <w:p w14:paraId="06B35242" w14:textId="77777777" w:rsidR="009B2BCF" w:rsidRDefault="009B2BCF" w:rsidP="0046034D">
      <w:pPr>
        <w:spacing w:line="360" w:lineRule="auto"/>
        <w:jc w:val="both"/>
        <w:rPr>
          <w:rFonts w:ascii="Aptos" w:hAnsi="Aptos" w:cs="Times New Roman"/>
          <w:lang w:val="en-US"/>
        </w:rPr>
      </w:pPr>
    </w:p>
    <w:p w14:paraId="73798A85" w14:textId="6E5A55E8" w:rsidR="009B2BCF" w:rsidRPr="009B2BCF" w:rsidRDefault="009B2BCF" w:rsidP="0046034D">
      <w:pPr>
        <w:spacing w:line="360" w:lineRule="auto"/>
        <w:jc w:val="both"/>
        <w:rPr>
          <w:rFonts w:ascii="Aptos" w:hAnsi="Aptos" w:cs="Times New Roman"/>
          <w:lang w:val="en-US"/>
        </w:rPr>
      </w:pPr>
      <w:r w:rsidRPr="00AB54A9">
        <w:rPr>
          <w:rFonts w:ascii="Aptos" w:hAnsi="Aptos" w:cs="Times New Roman"/>
          <w:highlight w:val="yellow"/>
          <w:lang w:val="en-US"/>
        </w:rPr>
        <w:t xml:space="preserve">The following points summarize </w:t>
      </w:r>
      <w:r w:rsidR="00206B09" w:rsidRPr="00AB54A9">
        <w:rPr>
          <w:rFonts w:ascii="Aptos" w:hAnsi="Aptos" w:cs="Times New Roman"/>
          <w:highlight w:val="yellow"/>
          <w:lang w:val="en-US"/>
        </w:rPr>
        <w:t>the</w:t>
      </w:r>
      <w:r w:rsidRPr="00AB54A9">
        <w:rPr>
          <w:rFonts w:ascii="Aptos" w:hAnsi="Aptos" w:cs="Times New Roman"/>
          <w:highlight w:val="yellow"/>
          <w:lang w:val="en-US"/>
        </w:rPr>
        <w:t xml:space="preserve"> major changes </w:t>
      </w:r>
      <w:r w:rsidR="00206B09" w:rsidRPr="00AB54A9">
        <w:rPr>
          <w:rFonts w:ascii="Aptos" w:hAnsi="Aptos" w:cs="Times New Roman"/>
          <w:highlight w:val="yellow"/>
          <w:lang w:val="en-US"/>
        </w:rPr>
        <w:t xml:space="preserve">we have made </w:t>
      </w:r>
      <w:r w:rsidRPr="00AB54A9">
        <w:rPr>
          <w:rFonts w:ascii="Aptos" w:hAnsi="Aptos" w:cs="Times New Roman"/>
          <w:highlight w:val="yellow"/>
          <w:lang w:val="en-US"/>
        </w:rPr>
        <w:t>to the manuscript</w:t>
      </w:r>
      <w:r w:rsidRPr="009B2BCF">
        <w:rPr>
          <w:rFonts w:ascii="Aptos" w:hAnsi="Aptos" w:cs="Times New Roman"/>
          <w:lang w:val="en-US"/>
        </w:rPr>
        <w:t>:</w:t>
      </w:r>
    </w:p>
    <w:p w14:paraId="18C4091B" w14:textId="0E52E339" w:rsidR="009B2BCF" w:rsidRPr="009B2BCF" w:rsidRDefault="009B2BCF" w:rsidP="0046034D">
      <w:pPr>
        <w:spacing w:line="360" w:lineRule="auto"/>
        <w:rPr>
          <w:rFonts w:ascii="Aptos" w:hAnsi="Aptos" w:cs="Times New Roman"/>
          <w:lang w:val="en-US"/>
        </w:rPr>
      </w:pPr>
      <w:r w:rsidRPr="009B2BCF">
        <w:rPr>
          <w:rFonts w:ascii="Aptos" w:hAnsi="Aptos" w:cs="Times New Roman"/>
          <w:lang w:val="en-US"/>
        </w:rPr>
        <w:t>-</w:t>
      </w:r>
      <w:r w:rsidRPr="009B2BCF">
        <w:rPr>
          <w:rFonts w:ascii="Aptos" w:hAnsi="Aptos" w:cs="Times New Roman"/>
          <w:lang w:val="en-US"/>
        </w:rPr>
        <w:tab/>
        <w:t xml:space="preserve">Following comments from </w:t>
      </w:r>
      <w:r w:rsidR="00AB54A9">
        <w:rPr>
          <w:rFonts w:ascii="Aptos" w:hAnsi="Aptos" w:cs="Times New Roman"/>
          <w:lang w:val="en-US"/>
        </w:rPr>
        <w:t xml:space="preserve">Subject Editor and </w:t>
      </w:r>
      <w:r w:rsidRPr="009B2BCF">
        <w:rPr>
          <w:rFonts w:ascii="Aptos" w:hAnsi="Aptos" w:cs="Times New Roman"/>
          <w:lang w:val="en-US"/>
        </w:rPr>
        <w:t>R</w:t>
      </w:r>
      <w:r w:rsidR="00AB54A9">
        <w:rPr>
          <w:rFonts w:ascii="Aptos" w:hAnsi="Aptos" w:cs="Times New Roman"/>
          <w:lang w:val="en-US"/>
        </w:rPr>
        <w:t>eviewer 1</w:t>
      </w:r>
      <w:r w:rsidRPr="009B2BCF">
        <w:rPr>
          <w:rFonts w:ascii="Aptos" w:hAnsi="Aptos" w:cs="Times New Roman"/>
          <w:lang w:val="en-US"/>
        </w:rPr>
        <w:t xml:space="preserve">, we </w:t>
      </w:r>
      <w:r w:rsidR="00AB54A9">
        <w:rPr>
          <w:rFonts w:ascii="Aptos" w:hAnsi="Aptos" w:cs="Times New Roman"/>
          <w:lang w:val="en-US"/>
        </w:rPr>
        <w:t>added a “Speculations” section too address pooling of black spot trematodes species</w:t>
      </w:r>
      <w:r w:rsidRPr="009B2BCF">
        <w:rPr>
          <w:rFonts w:ascii="Aptos" w:hAnsi="Aptos" w:cs="Times New Roman"/>
          <w:lang w:val="en-US"/>
        </w:rPr>
        <w:t>.</w:t>
      </w:r>
    </w:p>
    <w:p w14:paraId="12057221" w14:textId="1CE3C478" w:rsidR="009B2BCF" w:rsidRPr="009B2BCF" w:rsidRDefault="009B2BCF" w:rsidP="0046034D">
      <w:pPr>
        <w:spacing w:line="360" w:lineRule="auto"/>
        <w:rPr>
          <w:rFonts w:ascii="Aptos" w:hAnsi="Aptos" w:cs="Times New Roman"/>
          <w:lang w:val="en-US"/>
        </w:rPr>
      </w:pPr>
      <w:r w:rsidRPr="009B2BCF">
        <w:rPr>
          <w:rFonts w:ascii="Aptos" w:hAnsi="Aptos" w:cs="Times New Roman"/>
          <w:lang w:val="en-US"/>
        </w:rPr>
        <w:t>-</w:t>
      </w:r>
      <w:r w:rsidRPr="009B2BCF">
        <w:rPr>
          <w:rFonts w:ascii="Aptos" w:hAnsi="Aptos" w:cs="Times New Roman"/>
          <w:lang w:val="en-US"/>
        </w:rPr>
        <w:tab/>
      </w:r>
    </w:p>
    <w:p w14:paraId="75F804BF" w14:textId="77777777" w:rsidR="009B2BCF" w:rsidRPr="009B2BCF" w:rsidRDefault="009B2BCF" w:rsidP="0046034D">
      <w:pPr>
        <w:spacing w:line="360" w:lineRule="auto"/>
        <w:rPr>
          <w:rFonts w:ascii="Aptos" w:hAnsi="Aptos" w:cs="Times New Roman"/>
          <w:lang w:val="en-US"/>
        </w:rPr>
      </w:pPr>
    </w:p>
    <w:p w14:paraId="46DB0C65" w14:textId="77777777" w:rsidR="009B2BCF" w:rsidRPr="009B2BCF" w:rsidRDefault="009B2BCF" w:rsidP="0046034D">
      <w:pPr>
        <w:spacing w:line="360" w:lineRule="auto"/>
        <w:rPr>
          <w:rFonts w:ascii="Aptos" w:hAnsi="Aptos" w:cs="Times New Roman"/>
          <w:lang w:val="en-US"/>
        </w:rPr>
      </w:pPr>
      <w:r w:rsidRPr="009B2BCF">
        <w:rPr>
          <w:rFonts w:ascii="Aptos" w:hAnsi="Aptos" w:cs="Times New Roman"/>
          <w:lang w:val="en-US"/>
        </w:rPr>
        <w:t xml:space="preserve">We provide below a point-by-point response to each comment. </w:t>
      </w:r>
    </w:p>
    <w:p w14:paraId="5C776604" w14:textId="77777777" w:rsidR="009B2BCF" w:rsidRPr="009B2BCF" w:rsidRDefault="009B2BCF" w:rsidP="0046034D">
      <w:pPr>
        <w:spacing w:line="360" w:lineRule="auto"/>
        <w:rPr>
          <w:rFonts w:ascii="Aptos" w:hAnsi="Aptos" w:cs="Times New Roman"/>
          <w:lang w:val="en-US"/>
        </w:rPr>
      </w:pPr>
    </w:p>
    <w:p w14:paraId="6B9193CC" w14:textId="77777777" w:rsidR="009B2BCF" w:rsidRDefault="009B2BCF" w:rsidP="0046034D">
      <w:pPr>
        <w:spacing w:line="360" w:lineRule="auto"/>
        <w:rPr>
          <w:rFonts w:ascii="Aptos" w:hAnsi="Aptos" w:cs="Times New Roman"/>
          <w:lang w:val="en-US"/>
        </w:rPr>
      </w:pPr>
      <w:r w:rsidRPr="009B2BCF">
        <w:rPr>
          <w:rFonts w:ascii="Aptos" w:hAnsi="Aptos" w:cs="Times New Roman"/>
          <w:lang w:val="en-US"/>
        </w:rPr>
        <w:t>We look forward to hearing back from you.</w:t>
      </w:r>
    </w:p>
    <w:p w14:paraId="4CC838E3" w14:textId="77777777" w:rsidR="00E15F62" w:rsidRPr="009B2BCF" w:rsidRDefault="00E15F62" w:rsidP="0046034D">
      <w:pPr>
        <w:spacing w:line="360" w:lineRule="auto"/>
        <w:rPr>
          <w:rFonts w:ascii="Aptos" w:hAnsi="Aptos" w:cs="Times New Roman"/>
          <w:lang w:val="en-US"/>
        </w:rPr>
      </w:pPr>
    </w:p>
    <w:p w14:paraId="4ADFEBF9" w14:textId="77777777" w:rsidR="009B2BCF" w:rsidRPr="009B2BCF" w:rsidRDefault="009B2BCF" w:rsidP="0046034D">
      <w:pPr>
        <w:spacing w:line="360" w:lineRule="auto"/>
        <w:rPr>
          <w:rFonts w:ascii="Aptos" w:hAnsi="Aptos" w:cs="Times New Roman"/>
          <w:lang w:val="en-US"/>
        </w:rPr>
      </w:pPr>
      <w:r w:rsidRPr="009B2BCF">
        <w:rPr>
          <w:rFonts w:ascii="Aptos" w:hAnsi="Aptos" w:cs="Times New Roman"/>
          <w:lang w:val="en-US"/>
        </w:rPr>
        <w:t>Sincerely,</w:t>
      </w:r>
    </w:p>
    <w:p w14:paraId="3C377A63" w14:textId="74CF1E78" w:rsidR="00B87287" w:rsidRPr="00B87287" w:rsidRDefault="009B2BCF" w:rsidP="0046034D">
      <w:pPr>
        <w:spacing w:line="360" w:lineRule="auto"/>
        <w:rPr>
          <w:rFonts w:ascii="Aptos" w:hAnsi="Aptos" w:cs="Times New Roman"/>
          <w:lang w:val="en-US"/>
        </w:rPr>
      </w:pPr>
      <w:r>
        <w:rPr>
          <w:rFonts w:ascii="Aptos" w:hAnsi="Aptos" w:cs="Times New Roman"/>
          <w:lang w:val="en-US"/>
        </w:rPr>
        <w:t>Juliane Vigneault on behalf of all authors</w:t>
      </w:r>
      <w:r>
        <w:rPr>
          <w:rFonts w:ascii="Aptos" w:hAnsi="Aptos" w:cs="Times New Roman"/>
          <w:lang w:val="en-US"/>
        </w:rPr>
        <w:br w:type="page"/>
      </w:r>
    </w:p>
    <w:p w14:paraId="375EF119" w14:textId="77777777" w:rsidR="00B87287" w:rsidRPr="007C679F" w:rsidRDefault="00B87287" w:rsidP="0046034D">
      <w:pPr>
        <w:spacing w:line="360" w:lineRule="auto"/>
        <w:jc w:val="center"/>
        <w:rPr>
          <w:rFonts w:ascii="Aptos" w:hAnsi="Aptos" w:cs="Times New Roman"/>
          <w:u w:val="single"/>
          <w:lang w:val="en-US"/>
        </w:rPr>
      </w:pPr>
      <w:r w:rsidRPr="007C679F">
        <w:rPr>
          <w:rFonts w:ascii="Aptos" w:hAnsi="Aptos" w:cs="Times New Roman"/>
          <w:u w:val="single"/>
          <w:lang w:val="en-US"/>
        </w:rPr>
        <w:lastRenderedPageBreak/>
        <w:t>EDITORIAL FORMATTING ISSUES</w:t>
      </w:r>
    </w:p>
    <w:p w14:paraId="1B048589" w14:textId="77777777" w:rsidR="00B87287" w:rsidRDefault="00B87287" w:rsidP="0046034D">
      <w:pPr>
        <w:spacing w:line="360" w:lineRule="auto"/>
        <w:rPr>
          <w:rFonts w:ascii="Aptos" w:hAnsi="Aptos" w:cs="Times New Roman"/>
          <w:lang w:val="en-US"/>
        </w:rPr>
      </w:pPr>
    </w:p>
    <w:p w14:paraId="05E7D366" w14:textId="3136CB81" w:rsidR="001D1648" w:rsidRPr="0013238D" w:rsidRDefault="001D1648" w:rsidP="0046034D">
      <w:pPr>
        <w:spacing w:line="360" w:lineRule="auto"/>
        <w:jc w:val="both"/>
        <w:rPr>
          <w:rFonts w:ascii="Aptos" w:hAnsi="Aptos" w:cs="Times New Roman"/>
          <w:lang w:val="en-US"/>
        </w:rPr>
      </w:pPr>
      <w:r w:rsidRPr="001D1648">
        <w:rPr>
          <w:rFonts w:ascii="Aptos" w:hAnsi="Aptos" w:cs="Times New Roman"/>
          <w:lang w:val="en-US"/>
        </w:rPr>
        <w:t xml:space="preserve">Authors contributions and affiliations have been corrected. </w:t>
      </w:r>
      <w:r w:rsidR="0013238D" w:rsidRPr="0013238D">
        <w:rPr>
          <w:rFonts w:ascii="Aptos" w:hAnsi="Aptos" w:cs="Times New Roman"/>
          <w:lang w:val="en-US"/>
        </w:rPr>
        <w:t>Bibliography has been revised.</w:t>
      </w:r>
    </w:p>
    <w:p w14:paraId="6DD10845" w14:textId="46C83447" w:rsidR="003662C3" w:rsidRPr="0013238D" w:rsidRDefault="003662C3" w:rsidP="0046034D">
      <w:pPr>
        <w:spacing w:line="360" w:lineRule="auto"/>
        <w:jc w:val="both"/>
        <w:rPr>
          <w:rFonts w:ascii="Aptos" w:hAnsi="Aptos" w:cs="Times New Roman"/>
          <w:lang w:val="en-US"/>
        </w:rPr>
      </w:pPr>
      <w:r w:rsidRPr="0013238D">
        <w:rPr>
          <w:rFonts w:ascii="Aptos" w:hAnsi="Aptos" w:cs="Times New Roman"/>
          <w:lang w:val="en-US"/>
        </w:rPr>
        <w:t>Figures format</w:t>
      </w:r>
      <w:r w:rsidR="0013238D" w:rsidRPr="0013238D">
        <w:rPr>
          <w:rFonts w:ascii="Aptos" w:hAnsi="Aptos" w:cs="Times New Roman"/>
          <w:lang w:val="en-US"/>
        </w:rPr>
        <w:t xml:space="preserve"> </w:t>
      </w:r>
      <w:r w:rsidR="0013238D">
        <w:rPr>
          <w:rFonts w:ascii="Aptos" w:hAnsi="Aptos" w:cs="Times New Roman"/>
          <w:lang w:val="en-US"/>
        </w:rPr>
        <w:t xml:space="preserve">and quality </w:t>
      </w:r>
      <w:r w:rsidR="0013238D" w:rsidRPr="0013238D">
        <w:rPr>
          <w:rFonts w:ascii="Aptos" w:hAnsi="Aptos" w:cs="Times New Roman"/>
          <w:lang w:val="en-US"/>
        </w:rPr>
        <w:t>have been adjusted.</w:t>
      </w:r>
      <w:r w:rsidR="006F4523">
        <w:rPr>
          <w:rFonts w:ascii="Aptos" w:hAnsi="Aptos" w:cs="Times New Roman"/>
          <w:lang w:val="en-US"/>
        </w:rPr>
        <w:t xml:space="preserve"> We also contributed a “Speculations” section at the end of the manuscript.</w:t>
      </w:r>
    </w:p>
    <w:p w14:paraId="48CC7BBE" w14:textId="77777777" w:rsidR="0047291E" w:rsidRPr="0013238D" w:rsidRDefault="0047291E" w:rsidP="0046034D">
      <w:pPr>
        <w:spacing w:line="360" w:lineRule="auto"/>
        <w:rPr>
          <w:rFonts w:ascii="Aptos" w:hAnsi="Aptos" w:cs="Times New Roman"/>
          <w:highlight w:val="yellow"/>
          <w:lang w:val="en-US"/>
        </w:rPr>
      </w:pPr>
    </w:p>
    <w:p w14:paraId="1B2A6F12" w14:textId="7FC59810" w:rsidR="00B87287" w:rsidRPr="008B572F" w:rsidRDefault="008B572F" w:rsidP="0046034D">
      <w:pPr>
        <w:spacing w:line="360" w:lineRule="auto"/>
        <w:jc w:val="center"/>
        <w:rPr>
          <w:rFonts w:ascii="Aptos" w:hAnsi="Aptos" w:cs="Times New Roman"/>
          <w:u w:val="single"/>
          <w:lang w:val="en-US"/>
        </w:rPr>
      </w:pPr>
      <w:r>
        <w:rPr>
          <w:rFonts w:ascii="Aptos" w:hAnsi="Aptos" w:cs="Times New Roman"/>
          <w:u w:val="single"/>
          <w:lang w:val="en-US"/>
        </w:rPr>
        <w:t>SUBJECT EDITOR</w:t>
      </w:r>
    </w:p>
    <w:p w14:paraId="2475BFC6" w14:textId="1B289CE3" w:rsidR="00322A6A" w:rsidRDefault="00322A6A" w:rsidP="0046034D">
      <w:pPr>
        <w:spacing w:line="360" w:lineRule="auto"/>
        <w:rPr>
          <w:rFonts w:ascii="Aptos" w:hAnsi="Aptos" w:cs="Times New Roman"/>
          <w:lang w:val="en-US"/>
        </w:rPr>
      </w:pPr>
    </w:p>
    <w:p w14:paraId="1E19B270" w14:textId="48B8C224" w:rsidR="00770C89" w:rsidRPr="006F4523" w:rsidRDefault="00770C89" w:rsidP="0046034D">
      <w:pPr>
        <w:spacing w:line="360" w:lineRule="auto"/>
        <w:jc w:val="both"/>
        <w:rPr>
          <w:rFonts w:ascii="Aptos" w:hAnsi="Aptos" w:cs="Times New Roman"/>
          <w:color w:val="808080" w:themeColor="background1" w:themeShade="80"/>
          <w:lang w:val="en-US"/>
        </w:rPr>
      </w:pPr>
      <w:r w:rsidRPr="006F4523">
        <w:rPr>
          <w:rFonts w:ascii="Aptos" w:hAnsi="Aptos" w:cs="Times New Roman"/>
          <w:color w:val="808080" w:themeColor="background1" w:themeShade="80"/>
          <w:lang w:val="en-US"/>
        </w:rPr>
        <w:t xml:space="preserve">I got the recommendations and comments from two expert reviewers in the field. Both reviewers agree that the manuscript is technically sound and the data support the conclusions. However, "different families and </w:t>
      </w:r>
      <w:proofErr w:type="spellStart"/>
      <w:r w:rsidRPr="006F4523">
        <w:rPr>
          <w:rFonts w:ascii="Aptos" w:hAnsi="Aptos" w:cs="Times New Roman"/>
          <w:color w:val="808080" w:themeColor="background1" w:themeShade="80"/>
          <w:lang w:val="en-US"/>
        </w:rPr>
        <w:t>utilise</w:t>
      </w:r>
      <w:proofErr w:type="spellEnd"/>
      <w:r w:rsidRPr="006F4523">
        <w:rPr>
          <w:rFonts w:ascii="Aptos" w:hAnsi="Aptos" w:cs="Times New Roman"/>
          <w:color w:val="808080" w:themeColor="background1" w:themeShade="80"/>
          <w:lang w:val="en-US"/>
        </w:rPr>
        <w:t xml:space="preserve"> snail first intermediate hosts also belonging to different families" was suggested by both reviewers, and some limitations of this study. I share their comments. Therefore, I can invite you to submit a revised version of the manuscript that addresses the points raised by the reviewers.</w:t>
      </w:r>
    </w:p>
    <w:p w14:paraId="7B6188BA" w14:textId="77777777" w:rsidR="00322A6A" w:rsidRDefault="00322A6A" w:rsidP="0046034D">
      <w:pPr>
        <w:spacing w:line="360" w:lineRule="auto"/>
        <w:rPr>
          <w:rFonts w:ascii="Aptos" w:hAnsi="Aptos" w:cs="Times New Roman"/>
          <w:lang w:val="en-US"/>
        </w:rPr>
      </w:pPr>
    </w:p>
    <w:p w14:paraId="71B3EFBC" w14:textId="1B185D4B" w:rsidR="00535171" w:rsidRDefault="00535171" w:rsidP="0046034D">
      <w:pPr>
        <w:spacing w:line="360" w:lineRule="auto"/>
        <w:jc w:val="both"/>
        <w:rPr>
          <w:rFonts w:ascii="Aptos" w:hAnsi="Aptos" w:cs="Times New Roman"/>
          <w:lang w:val="en-US"/>
        </w:rPr>
      </w:pPr>
      <w:r>
        <w:rPr>
          <w:rFonts w:ascii="Aptos" w:hAnsi="Aptos" w:cs="Times New Roman"/>
          <w:lang w:val="en-US"/>
        </w:rPr>
        <w:t>A</w:t>
      </w:r>
      <w:r w:rsidR="006F4523">
        <w:rPr>
          <w:rFonts w:ascii="Aptos" w:hAnsi="Aptos" w:cs="Times New Roman"/>
          <w:lang w:val="en-US"/>
        </w:rPr>
        <w:t xml:space="preserve">s suggested by </w:t>
      </w:r>
      <w:r w:rsidR="00206B09">
        <w:rPr>
          <w:rFonts w:ascii="Aptos" w:hAnsi="Aptos" w:cs="Times New Roman"/>
          <w:lang w:val="en-US"/>
        </w:rPr>
        <w:t xml:space="preserve">the Subject Editor and </w:t>
      </w:r>
      <w:r w:rsidR="00E15F62">
        <w:rPr>
          <w:rFonts w:ascii="Aptos" w:hAnsi="Aptos" w:cs="Times New Roman"/>
          <w:lang w:val="en-US"/>
        </w:rPr>
        <w:t>R</w:t>
      </w:r>
      <w:r w:rsidR="006F4523">
        <w:rPr>
          <w:rFonts w:ascii="Aptos" w:hAnsi="Aptos" w:cs="Times New Roman"/>
          <w:lang w:val="en-US"/>
        </w:rPr>
        <w:t>eview</w:t>
      </w:r>
      <w:r w:rsidR="00E15F62">
        <w:rPr>
          <w:rFonts w:ascii="Aptos" w:hAnsi="Aptos" w:cs="Times New Roman"/>
          <w:lang w:val="en-US"/>
        </w:rPr>
        <w:t>er</w:t>
      </w:r>
      <w:r w:rsidR="006F4523">
        <w:rPr>
          <w:rFonts w:ascii="Aptos" w:hAnsi="Aptos" w:cs="Times New Roman"/>
          <w:lang w:val="en-US"/>
        </w:rPr>
        <w:t xml:space="preserve"> 1</w:t>
      </w:r>
      <w:r w:rsidR="00E15F62">
        <w:rPr>
          <w:rFonts w:ascii="Aptos" w:hAnsi="Aptos" w:cs="Times New Roman"/>
          <w:lang w:val="en-US"/>
        </w:rPr>
        <w:t>,</w:t>
      </w:r>
      <w:r>
        <w:rPr>
          <w:rFonts w:ascii="Aptos" w:hAnsi="Aptos" w:cs="Times New Roman"/>
          <w:lang w:val="en-US"/>
        </w:rPr>
        <w:t xml:space="preserve"> we addressed the issue of phylogenetic pooling by </w:t>
      </w:r>
      <w:r w:rsidR="00206B09">
        <w:rPr>
          <w:rFonts w:ascii="Aptos" w:hAnsi="Aptos" w:cs="Times New Roman"/>
          <w:lang w:val="en-US"/>
        </w:rPr>
        <w:t>including this point</w:t>
      </w:r>
      <w:r w:rsidR="006F4523">
        <w:rPr>
          <w:rFonts w:ascii="Aptos" w:hAnsi="Aptos" w:cs="Times New Roman"/>
          <w:lang w:val="en-US"/>
        </w:rPr>
        <w:t xml:space="preserve"> as a caveat in the</w:t>
      </w:r>
      <w:r w:rsidR="00206B09">
        <w:rPr>
          <w:rFonts w:ascii="Aptos" w:hAnsi="Aptos" w:cs="Times New Roman"/>
          <w:lang w:val="en-US"/>
        </w:rPr>
        <w:t xml:space="preserve"> newly added</w:t>
      </w:r>
      <w:r w:rsidR="006F4523">
        <w:rPr>
          <w:rFonts w:ascii="Aptos" w:hAnsi="Aptos" w:cs="Times New Roman"/>
          <w:lang w:val="en-US"/>
        </w:rPr>
        <w:t xml:space="preserve"> “Speculations”</w:t>
      </w:r>
      <w:r w:rsidR="00206B09">
        <w:rPr>
          <w:rFonts w:ascii="Aptos" w:hAnsi="Aptos" w:cs="Times New Roman"/>
          <w:lang w:val="en-US"/>
        </w:rPr>
        <w:t xml:space="preserve"> section</w:t>
      </w:r>
      <w:r w:rsidR="00E15F62">
        <w:rPr>
          <w:rFonts w:ascii="Aptos" w:hAnsi="Aptos" w:cs="Times New Roman"/>
          <w:lang w:val="en-US"/>
        </w:rPr>
        <w:t xml:space="preserve">. </w:t>
      </w:r>
      <w:r w:rsidRPr="009B2BCF">
        <w:rPr>
          <w:rFonts w:ascii="Aptos" w:hAnsi="Aptos" w:cs="Times New Roman"/>
          <w:lang w:val="en-US"/>
        </w:rPr>
        <w:t>We carefully addressed and integrated the</w:t>
      </w:r>
      <w:r>
        <w:rPr>
          <w:rFonts w:ascii="Aptos" w:hAnsi="Aptos" w:cs="Times New Roman"/>
          <w:lang w:val="en-US"/>
        </w:rPr>
        <w:t xml:space="preserve"> other</w:t>
      </w:r>
      <w:r w:rsidRPr="009B2BCF">
        <w:rPr>
          <w:rFonts w:ascii="Aptos" w:hAnsi="Aptos" w:cs="Times New Roman"/>
          <w:lang w:val="en-US"/>
        </w:rPr>
        <w:t xml:space="preserve"> comments.</w:t>
      </w:r>
      <w:r>
        <w:rPr>
          <w:rFonts w:ascii="Aptos" w:hAnsi="Aptos" w:cs="Times New Roman"/>
          <w:lang w:val="en-US"/>
        </w:rPr>
        <w:t xml:space="preserve"> </w:t>
      </w:r>
      <w:r w:rsidRPr="009B2BCF">
        <w:rPr>
          <w:rFonts w:ascii="Aptos" w:hAnsi="Aptos" w:cs="Times New Roman"/>
          <w:lang w:val="en-US"/>
        </w:rPr>
        <w:t xml:space="preserve">The proposed changes greatly helped to clarify our main messages and the significance of our contribution. </w:t>
      </w:r>
    </w:p>
    <w:p w14:paraId="4F40BCA9" w14:textId="77777777" w:rsidR="006F4523" w:rsidRDefault="006F4523" w:rsidP="0046034D">
      <w:pPr>
        <w:spacing w:line="360" w:lineRule="auto"/>
        <w:jc w:val="both"/>
        <w:rPr>
          <w:rFonts w:ascii="Aptos" w:hAnsi="Aptos" w:cs="Times New Roman"/>
          <w:lang w:val="en-US"/>
        </w:rPr>
      </w:pPr>
    </w:p>
    <w:p w14:paraId="60AFB4EA" w14:textId="77777777" w:rsidR="008B572F" w:rsidRDefault="008B572F" w:rsidP="0046034D">
      <w:pPr>
        <w:spacing w:line="360" w:lineRule="auto"/>
        <w:jc w:val="center"/>
        <w:rPr>
          <w:rFonts w:ascii="Aptos" w:hAnsi="Aptos" w:cs="Times New Roman"/>
          <w:lang w:val="en-US"/>
        </w:rPr>
      </w:pPr>
      <w:r>
        <w:rPr>
          <w:rFonts w:ascii="Aptos" w:hAnsi="Aptos" w:cs="Times New Roman"/>
          <w:u w:val="single"/>
          <w:lang w:val="en-US"/>
        </w:rPr>
        <w:t>REVIEWER 1</w:t>
      </w:r>
    </w:p>
    <w:p w14:paraId="06186D49" w14:textId="77777777" w:rsidR="008B572F" w:rsidRDefault="008B572F" w:rsidP="0046034D">
      <w:pPr>
        <w:spacing w:line="360" w:lineRule="auto"/>
        <w:rPr>
          <w:rFonts w:ascii="Aptos" w:hAnsi="Aptos" w:cs="Times New Roman"/>
          <w:lang w:val="en-US"/>
        </w:rPr>
      </w:pPr>
    </w:p>
    <w:p w14:paraId="34BC7932" w14:textId="7194D43F" w:rsidR="008B572F" w:rsidRPr="007C679F" w:rsidRDefault="0064184A" w:rsidP="0046034D">
      <w:pPr>
        <w:spacing w:line="360" w:lineRule="auto"/>
        <w:jc w:val="both"/>
        <w:rPr>
          <w:rFonts w:ascii="Aptos" w:hAnsi="Aptos" w:cs="Times New Roman"/>
          <w:color w:val="808080" w:themeColor="background1" w:themeShade="80"/>
          <w:lang w:val="en-US"/>
        </w:rPr>
      </w:pPr>
      <w:r w:rsidRPr="0064184A">
        <w:rPr>
          <w:rFonts w:ascii="Aptos" w:hAnsi="Aptos" w:cs="Times New Roman"/>
          <w:color w:val="808080" w:themeColor="background1" w:themeShade="80"/>
          <w:lang w:val="en-US"/>
        </w:rPr>
        <w:t xml:space="preserve">[1] </w:t>
      </w:r>
      <w:r w:rsidR="008B572F" w:rsidRPr="008B572F">
        <w:rPr>
          <w:rFonts w:ascii="Aptos" w:hAnsi="Aptos" w:cs="Times New Roman"/>
          <w:color w:val="808080" w:themeColor="background1" w:themeShade="80"/>
          <w:lang w:val="en-US"/>
        </w:rPr>
        <w:t xml:space="preserve">I understand the rationale for lumping different parasite species together as black spots, however they belong to different families and </w:t>
      </w:r>
      <w:proofErr w:type="spellStart"/>
      <w:r w:rsidR="008B572F" w:rsidRPr="008B572F">
        <w:rPr>
          <w:rFonts w:ascii="Aptos" w:hAnsi="Aptos" w:cs="Times New Roman"/>
          <w:color w:val="808080" w:themeColor="background1" w:themeShade="80"/>
          <w:lang w:val="en-US"/>
        </w:rPr>
        <w:t>utilise</w:t>
      </w:r>
      <w:proofErr w:type="spellEnd"/>
      <w:r w:rsidR="008B572F" w:rsidRPr="008B572F">
        <w:rPr>
          <w:rFonts w:ascii="Aptos" w:hAnsi="Aptos" w:cs="Times New Roman"/>
          <w:color w:val="808080" w:themeColor="background1" w:themeShade="80"/>
          <w:lang w:val="en-US"/>
        </w:rPr>
        <w:t xml:space="preserve"> snail first intermediate hosts also belonging to different families. Parasites and snails may have different tolerances of abiotic conditions, etc. Pooling species (actually, pooling families) is bound to generate spurious patterns. </w:t>
      </w:r>
      <w:r w:rsidR="008B572F" w:rsidRPr="007C679F">
        <w:rPr>
          <w:rFonts w:ascii="Aptos" w:hAnsi="Aptos" w:cs="Times New Roman"/>
          <w:color w:val="808080" w:themeColor="background1" w:themeShade="80"/>
          <w:lang w:val="en-US"/>
        </w:rPr>
        <w:t>Perhaps this needs to be discussed as a caveat.</w:t>
      </w:r>
    </w:p>
    <w:p w14:paraId="5F8FD156" w14:textId="540FCA33" w:rsidR="00322A6A" w:rsidRDefault="00322A6A" w:rsidP="0046034D">
      <w:pPr>
        <w:spacing w:line="360" w:lineRule="auto"/>
        <w:jc w:val="both"/>
        <w:rPr>
          <w:rFonts w:ascii="Aptos" w:hAnsi="Aptos" w:cs="Times New Roman"/>
          <w:lang w:val="en-US"/>
        </w:rPr>
      </w:pPr>
    </w:p>
    <w:p w14:paraId="5E96BBFA" w14:textId="57EBCA8A" w:rsidR="001476EA" w:rsidRDefault="00C653F7" w:rsidP="0046034D">
      <w:pPr>
        <w:spacing w:line="360" w:lineRule="auto"/>
        <w:jc w:val="both"/>
        <w:rPr>
          <w:rFonts w:ascii="Aptos" w:hAnsi="Aptos" w:cs="Times New Roman"/>
          <w:lang w:val="en-US"/>
        </w:rPr>
      </w:pPr>
      <w:r>
        <w:rPr>
          <w:rFonts w:ascii="Aptos" w:hAnsi="Aptos" w:cs="Times New Roman"/>
          <w:lang w:val="en-US"/>
        </w:rPr>
        <w:lastRenderedPageBreak/>
        <w:t>W</w:t>
      </w:r>
      <w:r w:rsidR="001476EA">
        <w:rPr>
          <w:rFonts w:ascii="Aptos" w:hAnsi="Aptos" w:cs="Times New Roman"/>
          <w:lang w:val="en-US"/>
        </w:rPr>
        <w:t>e agree that pooling different parasite families comes with many challenges</w:t>
      </w:r>
      <w:r>
        <w:rPr>
          <w:rFonts w:ascii="Aptos" w:hAnsi="Aptos" w:cs="Times New Roman"/>
          <w:lang w:val="en-US"/>
        </w:rPr>
        <w:t xml:space="preserve"> overlooking species-specific effects</w:t>
      </w:r>
      <w:r w:rsidR="001476EA">
        <w:rPr>
          <w:rFonts w:ascii="Aptos" w:hAnsi="Aptos" w:cs="Times New Roman"/>
          <w:lang w:val="en-US"/>
        </w:rPr>
        <w:t xml:space="preserve">. </w:t>
      </w:r>
      <w:r w:rsidR="00A348F6">
        <w:rPr>
          <w:rFonts w:ascii="Aptos" w:hAnsi="Aptos" w:cs="Times New Roman"/>
          <w:lang w:val="en-US"/>
        </w:rPr>
        <w:t>However, e</w:t>
      </w:r>
      <w:r w:rsidRPr="00C653F7">
        <w:rPr>
          <w:rFonts w:ascii="Aptos" w:hAnsi="Aptos" w:cs="Times New Roman"/>
          <w:lang w:val="en-US"/>
        </w:rPr>
        <w:t xml:space="preserve">ven if </w:t>
      </w:r>
      <w:r>
        <w:rPr>
          <w:rFonts w:ascii="Aptos" w:hAnsi="Aptos" w:cs="Times New Roman"/>
          <w:lang w:val="en-US"/>
        </w:rPr>
        <w:t xml:space="preserve">the </w:t>
      </w:r>
      <w:r w:rsidRPr="00C653F7">
        <w:rPr>
          <w:rFonts w:ascii="Aptos" w:hAnsi="Aptos" w:cs="Times New Roman"/>
          <w:lang w:val="en-US"/>
        </w:rPr>
        <w:t>black spot</w:t>
      </w:r>
      <w:r>
        <w:rPr>
          <w:rFonts w:ascii="Aptos" w:hAnsi="Aptos" w:cs="Times New Roman"/>
          <w:lang w:val="en-US"/>
        </w:rPr>
        <w:t xml:space="preserve"> symptoms might gather</w:t>
      </w:r>
      <w:r w:rsidRPr="00C653F7">
        <w:rPr>
          <w:rFonts w:ascii="Aptos" w:hAnsi="Aptos" w:cs="Times New Roman"/>
          <w:lang w:val="en-US"/>
        </w:rPr>
        <w:t xml:space="preserve"> more than one species</w:t>
      </w:r>
      <w:r>
        <w:rPr>
          <w:rFonts w:ascii="Aptos" w:hAnsi="Aptos" w:cs="Times New Roman"/>
          <w:lang w:val="en-US"/>
        </w:rPr>
        <w:t>,</w:t>
      </w:r>
      <w:r w:rsidRPr="00C653F7">
        <w:rPr>
          <w:rFonts w:ascii="Aptos" w:hAnsi="Aptos" w:cs="Times New Roman"/>
          <w:lang w:val="en-US"/>
        </w:rPr>
        <w:t xml:space="preserve"> they are functionally equivalent from the host perspective</w:t>
      </w:r>
      <w:r>
        <w:rPr>
          <w:rFonts w:ascii="Aptos" w:hAnsi="Aptos" w:cs="Times New Roman"/>
          <w:lang w:val="en-US"/>
        </w:rPr>
        <w:t xml:space="preserve"> given their similar ecological </w:t>
      </w:r>
      <w:r w:rsidR="00B637E0">
        <w:rPr>
          <w:rFonts w:ascii="Aptos" w:hAnsi="Aptos" w:cs="Times New Roman"/>
          <w:lang w:val="en-US"/>
        </w:rPr>
        <w:t>requirements and</w:t>
      </w:r>
      <w:r w:rsidR="00542798" w:rsidRPr="00C653F7">
        <w:rPr>
          <w:rFonts w:ascii="Aptos" w:hAnsi="Aptos" w:cs="Times New Roman"/>
          <w:lang w:val="en-US"/>
        </w:rPr>
        <w:t xml:space="preserve"> are usually studied that way when looking at their impact on fish</w:t>
      </w:r>
      <w:r w:rsidR="00542798">
        <w:rPr>
          <w:rFonts w:ascii="Aptos" w:hAnsi="Aptos" w:cs="Times New Roman"/>
          <w:lang w:val="en-US"/>
        </w:rPr>
        <w:t xml:space="preserve"> (see for example, De Bonville et al. 2024 </w:t>
      </w:r>
      <w:r w:rsidR="00542798" w:rsidRPr="006131A9">
        <w:rPr>
          <w:rFonts w:ascii="Aptos" w:hAnsi="Aptos" w:cs="Times New Roman"/>
          <w:i/>
          <w:iCs/>
          <w:lang w:val="en-US"/>
        </w:rPr>
        <w:t>Conservation Physiology</w:t>
      </w:r>
      <w:r w:rsidR="00542798">
        <w:rPr>
          <w:rFonts w:ascii="Aptos" w:hAnsi="Aptos" w:cs="Times New Roman"/>
          <w:lang w:val="en-US"/>
        </w:rPr>
        <w:t xml:space="preserve">; </w:t>
      </w:r>
      <w:proofErr w:type="spellStart"/>
      <w:r w:rsidR="00542798">
        <w:rPr>
          <w:rFonts w:ascii="Aptos" w:hAnsi="Aptos" w:cs="Times New Roman"/>
          <w:lang w:val="en-US"/>
        </w:rPr>
        <w:t>Guitard</w:t>
      </w:r>
      <w:proofErr w:type="spellEnd"/>
      <w:r w:rsidR="00542798">
        <w:rPr>
          <w:rFonts w:ascii="Aptos" w:hAnsi="Aptos" w:cs="Times New Roman"/>
          <w:lang w:val="en-US"/>
        </w:rPr>
        <w:t xml:space="preserve"> et al. 2022 </w:t>
      </w:r>
      <w:r w:rsidR="00542798" w:rsidRPr="006131A9">
        <w:rPr>
          <w:rFonts w:ascii="Aptos" w:hAnsi="Aptos" w:cs="Times New Roman"/>
          <w:i/>
          <w:iCs/>
          <w:lang w:val="en-US"/>
        </w:rPr>
        <w:t>Journal of Experimental Biology</w:t>
      </w:r>
      <w:r w:rsidR="00542798">
        <w:rPr>
          <w:rFonts w:ascii="Aptos" w:hAnsi="Aptos" w:cs="Times New Roman"/>
          <w:lang w:val="en-US"/>
        </w:rPr>
        <w:t>).</w:t>
      </w:r>
      <w:r w:rsidR="00B637E0">
        <w:rPr>
          <w:rFonts w:ascii="Aptos" w:hAnsi="Aptos" w:cs="Times New Roman"/>
          <w:lang w:val="en-US"/>
        </w:rPr>
        <w:t xml:space="preserve"> </w:t>
      </w:r>
      <w:r w:rsidR="00A348F6">
        <w:rPr>
          <w:rFonts w:ascii="Aptos" w:hAnsi="Aptos" w:cs="Times New Roman"/>
          <w:lang w:val="en-US"/>
        </w:rPr>
        <w:t xml:space="preserve">Moreover, identifying these parasites to the species level is nearly impossible morphologically, and genetic techniques are still in development. </w:t>
      </w:r>
      <w:r w:rsidR="00B637E0">
        <w:rPr>
          <w:rFonts w:ascii="Aptos" w:hAnsi="Aptos" w:cs="Times New Roman"/>
          <w:lang w:val="en-US"/>
        </w:rPr>
        <w:t xml:space="preserve">So indeed, our study </w:t>
      </w:r>
      <w:r w:rsidR="00B637E0" w:rsidRPr="00C653F7">
        <w:rPr>
          <w:rFonts w:ascii="Aptos" w:hAnsi="Aptos" w:cs="Times New Roman"/>
          <w:lang w:val="en-US"/>
        </w:rPr>
        <w:t>assumes that black</w:t>
      </w:r>
      <w:r w:rsidR="00B637E0">
        <w:rPr>
          <w:rFonts w:ascii="Aptos" w:hAnsi="Aptos" w:cs="Times New Roman"/>
          <w:lang w:val="en-US"/>
        </w:rPr>
        <w:t xml:space="preserve"> </w:t>
      </w:r>
      <w:r w:rsidR="00B637E0" w:rsidRPr="00C653F7">
        <w:rPr>
          <w:rFonts w:ascii="Aptos" w:hAnsi="Aptos" w:cs="Times New Roman"/>
          <w:lang w:val="en-US"/>
        </w:rPr>
        <w:t xml:space="preserve">spot </w:t>
      </w:r>
      <w:r w:rsidR="00B637E0">
        <w:rPr>
          <w:rFonts w:ascii="Aptos" w:hAnsi="Aptos" w:cs="Times New Roman"/>
          <w:lang w:val="en-US"/>
        </w:rPr>
        <w:t xml:space="preserve">trematodes </w:t>
      </w:r>
      <w:r w:rsidR="00B637E0" w:rsidRPr="00C653F7">
        <w:rPr>
          <w:rFonts w:ascii="Aptos" w:hAnsi="Aptos" w:cs="Times New Roman"/>
          <w:lang w:val="en-US"/>
        </w:rPr>
        <w:t>are also functionally equivalent when it comes to their responses to environmental and spatial constraints</w:t>
      </w:r>
      <w:r w:rsidR="00B637E0">
        <w:rPr>
          <w:rFonts w:ascii="Aptos" w:hAnsi="Aptos" w:cs="Times New Roman"/>
          <w:lang w:val="en-US"/>
        </w:rPr>
        <w:t xml:space="preserve">. </w:t>
      </w:r>
      <w:r w:rsidR="00B637E0" w:rsidRPr="00C653F7">
        <w:rPr>
          <w:rFonts w:ascii="Aptos" w:hAnsi="Aptos" w:cs="Times New Roman"/>
          <w:lang w:val="en-US"/>
        </w:rPr>
        <w:t>This is an untested assumption, often taken in previous work, that nonetheless should be given more attention in future work.</w:t>
      </w:r>
      <w:r w:rsidR="00A348F6">
        <w:rPr>
          <w:rFonts w:ascii="Aptos" w:hAnsi="Aptos" w:cs="Times New Roman"/>
          <w:lang w:val="en-US"/>
        </w:rPr>
        <w:t xml:space="preserve"> </w:t>
      </w:r>
      <w:r w:rsidR="002B6E17">
        <w:rPr>
          <w:rFonts w:ascii="Aptos" w:hAnsi="Aptos" w:cs="Times New Roman"/>
          <w:lang w:val="en-US"/>
        </w:rPr>
        <w:t xml:space="preserve">We developed this </w:t>
      </w:r>
      <w:r w:rsidR="00A348F6">
        <w:rPr>
          <w:rFonts w:ascii="Aptos" w:hAnsi="Aptos" w:cs="Times New Roman"/>
          <w:lang w:val="en-US"/>
        </w:rPr>
        <w:t>reflection</w:t>
      </w:r>
      <w:r w:rsidR="002B6E17">
        <w:rPr>
          <w:rFonts w:ascii="Aptos" w:hAnsi="Aptos" w:cs="Times New Roman"/>
          <w:lang w:val="en-US"/>
        </w:rPr>
        <w:t xml:space="preserve"> in the new</w:t>
      </w:r>
      <w:r w:rsidR="00213D6B">
        <w:rPr>
          <w:rFonts w:ascii="Aptos" w:hAnsi="Aptos" w:cs="Times New Roman"/>
          <w:lang w:val="en-US"/>
        </w:rPr>
        <w:t xml:space="preserve"> “Speculations” section</w:t>
      </w:r>
      <w:r w:rsidR="000667E9">
        <w:rPr>
          <w:rFonts w:ascii="Aptos" w:hAnsi="Aptos" w:cs="Times New Roman"/>
          <w:lang w:val="en-US"/>
        </w:rPr>
        <w:t xml:space="preserve"> a</w:t>
      </w:r>
      <w:r w:rsidR="00A348F6">
        <w:rPr>
          <w:rFonts w:ascii="Aptos" w:hAnsi="Aptos" w:cs="Times New Roman"/>
          <w:lang w:val="en-US"/>
        </w:rPr>
        <w:t>s an opportunity for future investigations.</w:t>
      </w:r>
    </w:p>
    <w:p w14:paraId="0D97569B" w14:textId="77777777" w:rsidR="00322A6A" w:rsidRPr="007C679F" w:rsidRDefault="00322A6A" w:rsidP="0046034D">
      <w:pPr>
        <w:spacing w:line="360" w:lineRule="auto"/>
        <w:jc w:val="both"/>
        <w:rPr>
          <w:rFonts w:ascii="Aptos" w:hAnsi="Aptos" w:cs="Times New Roman"/>
          <w:lang w:val="en-US"/>
        </w:rPr>
      </w:pPr>
    </w:p>
    <w:p w14:paraId="47D6E001" w14:textId="75A3B134" w:rsidR="0064184A" w:rsidRPr="0064184A" w:rsidRDefault="0064184A" w:rsidP="0046034D">
      <w:pPr>
        <w:spacing w:line="360" w:lineRule="auto"/>
        <w:jc w:val="both"/>
        <w:rPr>
          <w:rFonts w:ascii="Aptos" w:hAnsi="Aptos" w:cs="Times New Roman"/>
          <w:color w:val="808080" w:themeColor="background1" w:themeShade="80"/>
          <w:lang w:val="en-US"/>
        </w:rPr>
      </w:pPr>
      <w:r w:rsidRPr="0064184A">
        <w:rPr>
          <w:rFonts w:ascii="Aptos" w:hAnsi="Aptos" w:cs="Times New Roman"/>
          <w:color w:val="808080" w:themeColor="background1" w:themeShade="80"/>
          <w:lang w:val="en-US"/>
        </w:rPr>
        <w:t>[2] Similarly, focusing on fish community-level prevalence can mask interesting patterns at the fish species level. Would it be possible to repeat the same analyses by focusing only on a single fish species (the one found in highest numbers at most localities, probably pumpkinseeds)?</w:t>
      </w:r>
    </w:p>
    <w:p w14:paraId="4F0D17D8" w14:textId="77777777" w:rsidR="0064184A" w:rsidRPr="008B572F" w:rsidRDefault="0064184A" w:rsidP="0046034D">
      <w:pPr>
        <w:spacing w:line="360" w:lineRule="auto"/>
        <w:jc w:val="both"/>
        <w:rPr>
          <w:rFonts w:ascii="Aptos" w:hAnsi="Aptos" w:cs="Times New Roman"/>
          <w:color w:val="000000" w:themeColor="text1"/>
          <w:lang w:val="en-US"/>
        </w:rPr>
      </w:pPr>
    </w:p>
    <w:p w14:paraId="0EB04DCF" w14:textId="212C73AE" w:rsidR="008B572F" w:rsidRDefault="0064184A" w:rsidP="0046034D">
      <w:pPr>
        <w:spacing w:line="360" w:lineRule="auto"/>
        <w:jc w:val="both"/>
        <w:rPr>
          <w:rFonts w:ascii="Aptos" w:hAnsi="Aptos" w:cs="Times New Roman"/>
          <w:lang w:val="en-US"/>
        </w:rPr>
      </w:pPr>
      <w:r>
        <w:rPr>
          <w:rFonts w:ascii="Aptos" w:hAnsi="Aptos" w:cs="Times New Roman"/>
          <w:lang w:val="en-US"/>
        </w:rPr>
        <w:t>This is a good point</w:t>
      </w:r>
      <w:r w:rsidR="00206B09">
        <w:rPr>
          <w:rFonts w:ascii="Aptos" w:hAnsi="Aptos" w:cs="Times New Roman"/>
          <w:lang w:val="en-US"/>
        </w:rPr>
        <w:t>, and indeed one that we had considered ourselves</w:t>
      </w:r>
      <w:r>
        <w:rPr>
          <w:rFonts w:ascii="Aptos" w:hAnsi="Aptos" w:cs="Times New Roman"/>
          <w:lang w:val="en-US"/>
        </w:rPr>
        <w:t xml:space="preserve">. </w:t>
      </w:r>
      <w:r w:rsidR="00206B09">
        <w:rPr>
          <w:rFonts w:ascii="Aptos" w:hAnsi="Aptos" w:cs="Times New Roman"/>
          <w:lang w:val="en-US"/>
        </w:rPr>
        <w:t xml:space="preserve">After careful reflection, </w:t>
      </w:r>
      <w:r w:rsidR="00B8467D">
        <w:rPr>
          <w:rFonts w:ascii="Aptos" w:hAnsi="Aptos" w:cs="Times New Roman"/>
          <w:lang w:val="en-US"/>
        </w:rPr>
        <w:t>w</w:t>
      </w:r>
      <w:r>
        <w:rPr>
          <w:rFonts w:ascii="Aptos" w:hAnsi="Aptos" w:cs="Times New Roman"/>
          <w:lang w:val="en-US"/>
        </w:rPr>
        <w:t xml:space="preserve">e decided to focus on fish community-level </w:t>
      </w:r>
      <w:r w:rsidR="00206B09">
        <w:rPr>
          <w:rFonts w:ascii="Aptos" w:hAnsi="Aptos" w:cs="Times New Roman"/>
          <w:lang w:val="en-US"/>
        </w:rPr>
        <w:t>for</w:t>
      </w:r>
      <w:r>
        <w:rPr>
          <w:rFonts w:ascii="Aptos" w:hAnsi="Aptos" w:cs="Times New Roman"/>
          <w:lang w:val="en-US"/>
        </w:rPr>
        <w:t xml:space="preserve"> several reasons</w:t>
      </w:r>
      <w:r w:rsidR="000667E9">
        <w:rPr>
          <w:rFonts w:ascii="Aptos" w:hAnsi="Aptos" w:cs="Times New Roman"/>
          <w:lang w:val="en-US"/>
        </w:rPr>
        <w:t>:</w:t>
      </w:r>
      <w:r>
        <w:rPr>
          <w:rFonts w:ascii="Aptos" w:hAnsi="Aptos" w:cs="Times New Roman"/>
          <w:lang w:val="en-US"/>
        </w:rPr>
        <w:t xml:space="preserve"> 1) black spot trematodes </w:t>
      </w:r>
      <w:r w:rsidR="00206B09">
        <w:rPr>
          <w:rFonts w:ascii="Aptos" w:hAnsi="Aptos" w:cs="Times New Roman"/>
          <w:lang w:val="en-US"/>
        </w:rPr>
        <w:t>are difficult to identify to species level, and most species</w:t>
      </w:r>
      <w:r w:rsidR="00B8467D">
        <w:rPr>
          <w:rFonts w:ascii="Aptos" w:hAnsi="Aptos" w:cs="Times New Roman"/>
          <w:lang w:val="en-US"/>
        </w:rPr>
        <w:t xml:space="preserve"> </w:t>
      </w:r>
      <w:r w:rsidR="00820E87">
        <w:rPr>
          <w:rFonts w:ascii="Aptos" w:hAnsi="Aptos" w:cs="Times New Roman"/>
          <w:lang w:val="en-US"/>
        </w:rPr>
        <w:t>have a low host specificity</w:t>
      </w:r>
      <w:r>
        <w:rPr>
          <w:rFonts w:ascii="Aptos" w:hAnsi="Aptos" w:cs="Times New Roman"/>
          <w:lang w:val="en-US"/>
        </w:rPr>
        <w:t xml:space="preserve">, 2) community </w:t>
      </w:r>
      <w:r w:rsidR="00820E87">
        <w:rPr>
          <w:rFonts w:ascii="Aptos" w:hAnsi="Aptos" w:cs="Times New Roman"/>
          <w:lang w:val="en-US"/>
        </w:rPr>
        <w:t xml:space="preserve">infection </w:t>
      </w:r>
      <w:r>
        <w:rPr>
          <w:rFonts w:ascii="Aptos" w:hAnsi="Aptos" w:cs="Times New Roman"/>
          <w:lang w:val="en-US"/>
        </w:rPr>
        <w:t xml:space="preserve">prevalence is easier to </w:t>
      </w:r>
      <w:r w:rsidR="000667E9">
        <w:rPr>
          <w:rFonts w:ascii="Aptos" w:hAnsi="Aptos" w:cs="Times New Roman"/>
          <w:lang w:val="en-US"/>
        </w:rPr>
        <w:t>measure</w:t>
      </w:r>
      <w:r w:rsidR="00820E87">
        <w:rPr>
          <w:rFonts w:ascii="Aptos" w:hAnsi="Aptos" w:cs="Times New Roman"/>
          <w:lang w:val="en-US"/>
        </w:rPr>
        <w:t xml:space="preserve"> by wildlife manager</w:t>
      </w:r>
      <w:r w:rsidR="00C73B4B">
        <w:rPr>
          <w:rFonts w:ascii="Aptos" w:hAnsi="Aptos" w:cs="Times New Roman"/>
          <w:lang w:val="en-US"/>
        </w:rPr>
        <w:t>s</w:t>
      </w:r>
      <w:r w:rsidR="00820E87">
        <w:rPr>
          <w:rFonts w:ascii="Aptos" w:hAnsi="Aptos" w:cs="Times New Roman"/>
          <w:lang w:val="en-US"/>
        </w:rPr>
        <w:t>/technician</w:t>
      </w:r>
      <w:r w:rsidR="00C73B4B">
        <w:rPr>
          <w:rFonts w:ascii="Aptos" w:hAnsi="Aptos" w:cs="Times New Roman"/>
          <w:lang w:val="en-US"/>
        </w:rPr>
        <w:t>s</w:t>
      </w:r>
      <w:r w:rsidR="00820E87">
        <w:rPr>
          <w:rFonts w:ascii="Aptos" w:hAnsi="Aptos" w:cs="Times New Roman"/>
          <w:lang w:val="en-US"/>
        </w:rPr>
        <w:t xml:space="preserve"> since </w:t>
      </w:r>
      <w:r w:rsidR="00206B09">
        <w:rPr>
          <w:rFonts w:ascii="Aptos" w:hAnsi="Aptos" w:cs="Times New Roman"/>
          <w:lang w:val="en-US"/>
        </w:rPr>
        <w:t xml:space="preserve">there is no </w:t>
      </w:r>
      <w:r w:rsidR="00820E87">
        <w:rPr>
          <w:rFonts w:ascii="Aptos" w:hAnsi="Aptos" w:cs="Times New Roman"/>
          <w:lang w:val="en-US"/>
        </w:rPr>
        <w:t>need to target specific fishes</w:t>
      </w:r>
      <w:r w:rsidR="00206B09">
        <w:rPr>
          <w:rFonts w:ascii="Aptos" w:hAnsi="Aptos" w:cs="Times New Roman"/>
          <w:lang w:val="en-US"/>
        </w:rPr>
        <w:t xml:space="preserve">. It also </w:t>
      </w:r>
      <w:r w:rsidR="00875A3D">
        <w:rPr>
          <w:rFonts w:ascii="Aptos" w:hAnsi="Aptos" w:cs="Times New Roman"/>
          <w:lang w:val="en-US"/>
        </w:rPr>
        <w:t>permits the</w:t>
      </w:r>
      <w:r w:rsidR="00206B09">
        <w:rPr>
          <w:rFonts w:ascii="Aptos" w:hAnsi="Aptos" w:cs="Times New Roman"/>
          <w:lang w:val="en-US"/>
        </w:rPr>
        <w:t xml:space="preserve"> inclusion of lakes where target species are not present or not </w:t>
      </w:r>
      <w:r w:rsidR="00875A3D">
        <w:rPr>
          <w:rFonts w:ascii="Aptos" w:hAnsi="Aptos" w:cs="Times New Roman"/>
          <w:lang w:val="en-US"/>
        </w:rPr>
        <w:t>abundant</w:t>
      </w:r>
      <w:r w:rsidR="00206B09">
        <w:rPr>
          <w:rFonts w:ascii="Aptos" w:hAnsi="Aptos" w:cs="Times New Roman"/>
          <w:lang w:val="en-US"/>
        </w:rPr>
        <w:t>, and therefore</w:t>
      </w:r>
      <w:r w:rsidR="00875A3D">
        <w:rPr>
          <w:rFonts w:ascii="Aptos" w:hAnsi="Aptos" w:cs="Times New Roman"/>
          <w:lang w:val="en-US"/>
        </w:rPr>
        <w:t xml:space="preserve"> greater coverage of the water bodies within a drainage basin.</w:t>
      </w:r>
    </w:p>
    <w:p w14:paraId="6F2360B8" w14:textId="7B171536" w:rsidR="00EE4ACD" w:rsidRDefault="00EE4ACD" w:rsidP="0046034D">
      <w:pPr>
        <w:spacing w:line="360" w:lineRule="auto"/>
        <w:jc w:val="both"/>
        <w:rPr>
          <w:rFonts w:ascii="Aptos" w:hAnsi="Aptos" w:cs="Times New Roman"/>
          <w:lang w:val="en-US"/>
        </w:rPr>
      </w:pPr>
    </w:p>
    <w:p w14:paraId="6EA0B94B" w14:textId="38448E3D" w:rsidR="00EE4ACD" w:rsidRDefault="00AB54A9" w:rsidP="0046034D">
      <w:pPr>
        <w:spacing w:line="360" w:lineRule="auto"/>
        <w:ind w:firstLine="708"/>
        <w:jc w:val="both"/>
        <w:rPr>
          <w:rFonts w:ascii="Aptos" w:hAnsi="Aptos" w:cs="Times New Roman"/>
          <w:lang w:val="en-US"/>
        </w:rPr>
      </w:pPr>
      <w:r>
        <w:rPr>
          <w:rFonts w:ascii="Aptos" w:hAnsi="Aptos" w:cs="Times New Roman"/>
          <w:lang w:val="en-US"/>
        </w:rPr>
        <w:t xml:space="preserve">Although </w:t>
      </w:r>
      <w:r w:rsidR="005C6AB5">
        <w:rPr>
          <w:rFonts w:ascii="Aptos" w:hAnsi="Aptos" w:cs="Times New Roman"/>
          <w:lang w:val="en-US"/>
        </w:rPr>
        <w:t>we think the current approach removes complexity that would come if the species were treated separately and better describes general patterns</w:t>
      </w:r>
      <w:r w:rsidR="00C30E52">
        <w:rPr>
          <w:rFonts w:ascii="Aptos" w:hAnsi="Aptos" w:cs="Times New Roman"/>
          <w:lang w:val="en-US"/>
        </w:rPr>
        <w:t>,</w:t>
      </w:r>
      <w:r w:rsidR="005C6AB5">
        <w:rPr>
          <w:rFonts w:ascii="Aptos" w:hAnsi="Aptos" w:cs="Times New Roman"/>
          <w:lang w:val="en-US"/>
        </w:rPr>
        <w:t xml:space="preserve"> </w:t>
      </w:r>
      <w:r w:rsidR="00EE4ACD">
        <w:rPr>
          <w:rFonts w:ascii="Aptos" w:hAnsi="Aptos" w:cs="Times New Roman"/>
          <w:lang w:val="en-US"/>
        </w:rPr>
        <w:t xml:space="preserve">we agree that interesting patterns can be </w:t>
      </w:r>
      <w:r w:rsidR="005C6AB5">
        <w:rPr>
          <w:rFonts w:ascii="Aptos" w:hAnsi="Aptos" w:cs="Times New Roman"/>
          <w:lang w:val="en-US"/>
        </w:rPr>
        <w:t>overlooked</w:t>
      </w:r>
      <w:r w:rsidR="00EE4ACD">
        <w:rPr>
          <w:rFonts w:ascii="Aptos" w:hAnsi="Aptos" w:cs="Times New Roman"/>
          <w:lang w:val="en-US"/>
        </w:rPr>
        <w:t xml:space="preserve"> by </w:t>
      </w:r>
      <w:r w:rsidR="00157EA6">
        <w:rPr>
          <w:rFonts w:ascii="Aptos" w:hAnsi="Aptos" w:cs="Times New Roman"/>
          <w:lang w:val="en-US"/>
        </w:rPr>
        <w:t>grouping fishes at the level of the</w:t>
      </w:r>
      <w:r w:rsidR="00EE4ACD">
        <w:rPr>
          <w:rFonts w:ascii="Aptos" w:hAnsi="Aptos" w:cs="Times New Roman"/>
          <w:lang w:val="en-US"/>
        </w:rPr>
        <w:t xml:space="preserve"> community. </w:t>
      </w:r>
      <w:r w:rsidR="00192AB6">
        <w:rPr>
          <w:rFonts w:ascii="Aptos" w:hAnsi="Aptos" w:cs="Times New Roman"/>
          <w:lang w:val="en-US"/>
        </w:rPr>
        <w:t xml:space="preserve">For </w:t>
      </w:r>
      <w:r w:rsidR="00192AB6">
        <w:rPr>
          <w:rFonts w:ascii="Aptos" w:hAnsi="Aptos" w:cs="Times New Roman"/>
          <w:lang w:val="en-US"/>
        </w:rPr>
        <w:lastRenderedPageBreak/>
        <w:t>this reason, we executed the three same analyses focusing on species-level</w:t>
      </w:r>
      <w:r w:rsidR="00157EA6">
        <w:rPr>
          <w:rFonts w:ascii="Aptos" w:hAnsi="Aptos" w:cs="Times New Roman"/>
          <w:lang w:val="en-US"/>
        </w:rPr>
        <w:t xml:space="preserve"> metrics</w:t>
      </w:r>
      <w:r w:rsidR="00192AB6">
        <w:rPr>
          <w:rFonts w:ascii="Aptos" w:hAnsi="Aptos" w:cs="Times New Roman"/>
          <w:lang w:val="en-US"/>
        </w:rPr>
        <w:t>, using data on the pumpkinseed sunfish. This is the only species</w:t>
      </w:r>
      <w:r w:rsidR="007B409C">
        <w:rPr>
          <w:rFonts w:ascii="Aptos" w:hAnsi="Aptos" w:cs="Times New Roman"/>
          <w:lang w:val="en-US"/>
        </w:rPr>
        <w:t xml:space="preserve"> abundant and prevalent (in terms of localities) enough to perform all three analyses.</w:t>
      </w:r>
      <w:r w:rsidR="00157EA6">
        <w:rPr>
          <w:rFonts w:ascii="Aptos" w:hAnsi="Aptos" w:cs="Times New Roman"/>
          <w:lang w:val="en-US"/>
        </w:rPr>
        <w:t xml:space="preserve"> We summarize the main findings from these analyses below, which largely reflect the patterns obtained at the community-scale.</w:t>
      </w:r>
      <w:r w:rsidR="00192AB6">
        <w:rPr>
          <w:rFonts w:ascii="Aptos" w:hAnsi="Aptos" w:cs="Times New Roman"/>
          <w:lang w:val="en-US"/>
        </w:rPr>
        <w:t xml:space="preserve"> </w:t>
      </w:r>
      <w:r w:rsidR="007409C4">
        <w:rPr>
          <w:rFonts w:ascii="Aptos" w:hAnsi="Aptos" w:cs="Times New Roman"/>
          <w:lang w:val="en-US"/>
        </w:rPr>
        <w:t>We decided not to incorporate these</w:t>
      </w:r>
      <w:r w:rsidR="00157EA6">
        <w:rPr>
          <w:rFonts w:ascii="Aptos" w:hAnsi="Aptos" w:cs="Times New Roman"/>
          <w:lang w:val="en-US"/>
        </w:rPr>
        <w:t xml:space="preserve"> species-level</w:t>
      </w:r>
      <w:r w:rsidR="007409C4">
        <w:rPr>
          <w:rFonts w:ascii="Aptos" w:hAnsi="Aptos" w:cs="Times New Roman"/>
          <w:lang w:val="en-US"/>
        </w:rPr>
        <w:t xml:space="preserve"> </w:t>
      </w:r>
      <w:r w:rsidR="00157EA6">
        <w:rPr>
          <w:rFonts w:ascii="Aptos" w:hAnsi="Aptos" w:cs="Times New Roman"/>
          <w:lang w:val="en-US"/>
        </w:rPr>
        <w:t xml:space="preserve">results </w:t>
      </w:r>
      <w:r w:rsidR="007409C4">
        <w:rPr>
          <w:rFonts w:ascii="Aptos" w:hAnsi="Aptos" w:cs="Times New Roman"/>
          <w:lang w:val="en-US"/>
        </w:rPr>
        <w:t xml:space="preserve">in the </w:t>
      </w:r>
      <w:r w:rsidR="00157EA6">
        <w:rPr>
          <w:rFonts w:ascii="Aptos" w:hAnsi="Aptos" w:cs="Times New Roman"/>
          <w:lang w:val="en-US"/>
        </w:rPr>
        <w:t xml:space="preserve">current </w:t>
      </w:r>
      <w:r w:rsidR="007409C4">
        <w:rPr>
          <w:rFonts w:ascii="Aptos" w:hAnsi="Aptos" w:cs="Times New Roman"/>
          <w:lang w:val="en-US"/>
        </w:rPr>
        <w:t>manuscript</w:t>
      </w:r>
      <w:r w:rsidR="00EA0633">
        <w:rPr>
          <w:rFonts w:ascii="Aptos" w:hAnsi="Aptos" w:cs="Times New Roman"/>
          <w:lang w:val="en-US"/>
        </w:rPr>
        <w:t xml:space="preserve"> for brevity’s sake but also because the results are qualitatively the same. However, we would be happy to </w:t>
      </w:r>
      <w:r w:rsidR="00157EA6">
        <w:rPr>
          <w:rFonts w:ascii="Aptos" w:hAnsi="Aptos" w:cs="Times New Roman"/>
          <w:lang w:val="en-US"/>
        </w:rPr>
        <w:t>include these</w:t>
      </w:r>
      <w:r w:rsidR="00C73B4B">
        <w:rPr>
          <w:rFonts w:ascii="Aptos" w:hAnsi="Aptos" w:cs="Times New Roman"/>
          <w:lang w:val="en-US"/>
        </w:rPr>
        <w:t xml:space="preserve"> </w:t>
      </w:r>
      <w:r w:rsidR="00EA0633">
        <w:rPr>
          <w:rFonts w:ascii="Aptos" w:hAnsi="Aptos" w:cs="Times New Roman"/>
          <w:lang w:val="en-US"/>
        </w:rPr>
        <w:t xml:space="preserve">results </w:t>
      </w:r>
      <w:r w:rsidR="00C73B4B">
        <w:rPr>
          <w:rFonts w:ascii="Aptos" w:hAnsi="Aptos" w:cs="Times New Roman"/>
          <w:lang w:val="en-US"/>
        </w:rPr>
        <w:t xml:space="preserve">in </w:t>
      </w:r>
      <w:r w:rsidR="00EA0633">
        <w:rPr>
          <w:rFonts w:ascii="Aptos" w:hAnsi="Aptos" w:cs="Times New Roman"/>
          <w:lang w:val="en-US"/>
        </w:rPr>
        <w:t xml:space="preserve">the supplementary results if deemed necessary. </w:t>
      </w:r>
    </w:p>
    <w:p w14:paraId="1A02FE04" w14:textId="77777777" w:rsidR="008B572F" w:rsidRDefault="008B572F" w:rsidP="0046034D">
      <w:pPr>
        <w:spacing w:line="360" w:lineRule="auto"/>
        <w:rPr>
          <w:rFonts w:ascii="Aptos" w:hAnsi="Aptos" w:cs="Times New Roman"/>
          <w:lang w:val="en-US"/>
        </w:rPr>
      </w:pPr>
    </w:p>
    <w:p w14:paraId="56FDFF5D" w14:textId="06575863" w:rsidR="007B409C" w:rsidRPr="007B409C" w:rsidRDefault="007B409C" w:rsidP="0046034D">
      <w:pPr>
        <w:spacing w:line="360" w:lineRule="auto"/>
        <w:ind w:firstLine="708"/>
        <w:jc w:val="both"/>
        <w:rPr>
          <w:rFonts w:ascii="Aptos" w:hAnsi="Aptos" w:cs="Times New Roman"/>
          <w:lang w:val="en-US"/>
        </w:rPr>
      </w:pPr>
      <w:r>
        <w:rPr>
          <w:rFonts w:ascii="Aptos" w:hAnsi="Aptos" w:cs="Times New Roman"/>
          <w:lang w:val="en-US"/>
        </w:rPr>
        <w:t xml:space="preserve">For the </w:t>
      </w:r>
      <w:r w:rsidRPr="007B409C">
        <w:rPr>
          <w:rFonts w:ascii="Aptos" w:hAnsi="Aptos" w:cs="Times New Roman"/>
          <w:b/>
          <w:bCs/>
          <w:i/>
          <w:iCs/>
          <w:lang w:val="en-US"/>
        </w:rPr>
        <w:t>regional-scale analys</w:t>
      </w:r>
      <w:r w:rsidR="001D3852">
        <w:rPr>
          <w:rFonts w:ascii="Aptos" w:hAnsi="Aptos" w:cs="Times New Roman"/>
          <w:b/>
          <w:bCs/>
          <w:i/>
          <w:iCs/>
          <w:lang w:val="en-US"/>
        </w:rPr>
        <w:t>e</w:t>
      </w:r>
      <w:r w:rsidRPr="007B409C">
        <w:rPr>
          <w:rFonts w:ascii="Aptos" w:hAnsi="Aptos" w:cs="Times New Roman"/>
          <w:b/>
          <w:bCs/>
          <w:i/>
          <w:iCs/>
          <w:lang w:val="en-US"/>
        </w:rPr>
        <w:t>s</w:t>
      </w:r>
      <w:r>
        <w:rPr>
          <w:rFonts w:ascii="Aptos" w:hAnsi="Aptos" w:cs="Times New Roman"/>
          <w:lang w:val="en-US"/>
        </w:rPr>
        <w:t xml:space="preserve"> we can see that</w:t>
      </w:r>
      <w:r w:rsidR="00EA0633">
        <w:rPr>
          <w:rFonts w:ascii="Aptos" w:hAnsi="Aptos" w:cs="Times New Roman"/>
          <w:lang w:val="en-US"/>
        </w:rPr>
        <w:t xml:space="preserve"> despite some quantitative discrepancies explained by population-level differences in infection prevalence, </w:t>
      </w:r>
      <w:r w:rsidR="00524A6A">
        <w:rPr>
          <w:rFonts w:ascii="Aptos" w:hAnsi="Aptos" w:cs="Times New Roman"/>
          <w:lang w:val="en-US"/>
        </w:rPr>
        <w:t>both plots show the same trends with decreasing prevalence value along the sampling gradient</w:t>
      </w:r>
      <w:r w:rsidR="00157EA6">
        <w:rPr>
          <w:rFonts w:ascii="Aptos" w:hAnsi="Aptos" w:cs="Times New Roman"/>
          <w:lang w:val="en-US"/>
        </w:rPr>
        <w:t xml:space="preserve"> </w:t>
      </w:r>
      <w:r w:rsidR="00AD674A">
        <w:rPr>
          <w:rFonts w:ascii="Aptos" w:hAnsi="Aptos" w:cs="Times New Roman"/>
          <w:lang w:val="en-US"/>
        </w:rPr>
        <w:t>(see Figure R1 at the end of this document)</w:t>
      </w:r>
      <w:r w:rsidR="00524A6A">
        <w:rPr>
          <w:rFonts w:ascii="Aptos" w:hAnsi="Aptos" w:cs="Times New Roman"/>
          <w:lang w:val="en-US"/>
        </w:rPr>
        <w:t>.</w:t>
      </w:r>
    </w:p>
    <w:p w14:paraId="7A891452" w14:textId="77777777" w:rsidR="007B409C" w:rsidRDefault="007B409C" w:rsidP="0046034D">
      <w:pPr>
        <w:spacing w:line="360" w:lineRule="auto"/>
        <w:jc w:val="both"/>
        <w:rPr>
          <w:rFonts w:ascii="Aptos" w:hAnsi="Aptos" w:cs="Times New Roman"/>
          <w:lang w:val="en-US"/>
        </w:rPr>
      </w:pPr>
    </w:p>
    <w:p w14:paraId="55137451" w14:textId="7FB678C6" w:rsidR="00FF443D" w:rsidRDefault="00FF443D" w:rsidP="0046034D">
      <w:pPr>
        <w:spacing w:line="360" w:lineRule="auto"/>
        <w:jc w:val="both"/>
        <w:rPr>
          <w:rFonts w:ascii="Aptos" w:hAnsi="Aptos" w:cs="Times New Roman"/>
          <w:lang w:val="en-US"/>
        </w:rPr>
      </w:pPr>
      <w:r>
        <w:rPr>
          <w:rFonts w:ascii="Aptos" w:hAnsi="Aptos" w:cs="Times New Roman"/>
          <w:lang w:val="en-US"/>
        </w:rPr>
        <w:tab/>
        <w:t xml:space="preserve">For the </w:t>
      </w:r>
      <w:r w:rsidRPr="001D3852">
        <w:rPr>
          <w:rFonts w:ascii="Aptos" w:hAnsi="Aptos" w:cs="Times New Roman"/>
          <w:b/>
          <w:bCs/>
          <w:i/>
          <w:iCs/>
          <w:lang w:val="en-US"/>
        </w:rPr>
        <w:t>lake-scale analyses</w:t>
      </w:r>
      <w:r w:rsidR="001D3852">
        <w:rPr>
          <w:rFonts w:ascii="Aptos" w:hAnsi="Aptos" w:cs="Times New Roman"/>
          <w:lang w:val="en-US"/>
        </w:rPr>
        <w:t xml:space="preserve">, patterns </w:t>
      </w:r>
      <w:r w:rsidR="00251C6C">
        <w:rPr>
          <w:rFonts w:ascii="Aptos" w:hAnsi="Aptos" w:cs="Times New Roman"/>
          <w:lang w:val="en-US"/>
        </w:rPr>
        <w:t xml:space="preserve">of </w:t>
      </w:r>
      <w:r w:rsidR="001D3852">
        <w:rPr>
          <w:rFonts w:ascii="Aptos" w:hAnsi="Aptos" w:cs="Times New Roman"/>
          <w:lang w:val="en-US"/>
        </w:rPr>
        <w:t>frequency distributions are different betwee</w:t>
      </w:r>
      <w:r w:rsidR="00C73B4B">
        <w:rPr>
          <w:rFonts w:ascii="Aptos" w:hAnsi="Aptos" w:cs="Times New Roman"/>
          <w:lang w:val="en-US"/>
        </w:rPr>
        <w:t>n</w:t>
      </w:r>
      <w:r w:rsidR="001D3852">
        <w:rPr>
          <w:rFonts w:ascii="Aptos" w:hAnsi="Aptos" w:cs="Times New Roman"/>
          <w:lang w:val="en-US"/>
        </w:rPr>
        <w:t xml:space="preserve"> </w:t>
      </w:r>
      <w:r w:rsidR="00EA0633">
        <w:rPr>
          <w:rFonts w:ascii="Aptos" w:hAnsi="Aptos" w:cs="Times New Roman"/>
          <w:lang w:val="en-US"/>
        </w:rPr>
        <w:t xml:space="preserve">population and community </w:t>
      </w:r>
      <w:r w:rsidR="00251C6C">
        <w:rPr>
          <w:rFonts w:ascii="Aptos" w:hAnsi="Aptos" w:cs="Times New Roman"/>
          <w:lang w:val="en-US"/>
        </w:rPr>
        <w:t>scale</w:t>
      </w:r>
      <w:r w:rsidR="00C73B4B">
        <w:rPr>
          <w:rFonts w:ascii="Aptos" w:hAnsi="Aptos" w:cs="Times New Roman"/>
          <w:lang w:val="en-US"/>
        </w:rPr>
        <w:t>s</w:t>
      </w:r>
      <w:r w:rsidR="001D3852">
        <w:rPr>
          <w:rFonts w:ascii="Aptos" w:hAnsi="Aptos" w:cs="Times New Roman"/>
          <w:lang w:val="en-US"/>
        </w:rPr>
        <w:t xml:space="preserve"> (</w:t>
      </w:r>
      <w:r w:rsidR="001D3852" w:rsidRPr="00251C6C">
        <w:rPr>
          <w:rFonts w:ascii="Aptos" w:hAnsi="Aptos" w:cs="Times New Roman"/>
          <w:lang w:val="en-US"/>
        </w:rPr>
        <w:t>Figure R2</w:t>
      </w:r>
      <w:r w:rsidR="001D3852">
        <w:rPr>
          <w:rFonts w:ascii="Aptos" w:hAnsi="Aptos" w:cs="Times New Roman"/>
          <w:color w:val="000000" w:themeColor="text1"/>
          <w:lang w:val="en-US"/>
        </w:rPr>
        <w:t xml:space="preserve">). </w:t>
      </w:r>
      <w:r w:rsidR="00322A6A">
        <w:rPr>
          <w:rFonts w:ascii="Aptos" w:hAnsi="Aptos" w:cs="Times New Roman"/>
          <w:color w:val="000000" w:themeColor="text1"/>
          <w:lang w:val="en-US"/>
        </w:rPr>
        <w:t xml:space="preserve">However, we </w:t>
      </w:r>
      <w:r w:rsidR="00EA0633">
        <w:rPr>
          <w:rFonts w:ascii="Aptos" w:hAnsi="Aptos" w:cs="Times New Roman"/>
          <w:color w:val="000000" w:themeColor="text1"/>
          <w:lang w:val="en-US"/>
        </w:rPr>
        <w:t>must</w:t>
      </w:r>
      <w:r w:rsidR="00322A6A">
        <w:rPr>
          <w:rFonts w:ascii="Aptos" w:hAnsi="Aptos" w:cs="Times New Roman"/>
          <w:color w:val="000000" w:themeColor="text1"/>
          <w:lang w:val="en-US"/>
        </w:rPr>
        <w:t xml:space="preserve"> consider that pumpkinseeds are only present in 11 lakes out of 15 lakes sampled meaning the community-level </w:t>
      </w:r>
      <w:r w:rsidR="00157EA6">
        <w:rPr>
          <w:rFonts w:ascii="Aptos" w:hAnsi="Aptos" w:cs="Times New Roman"/>
          <w:color w:val="000000" w:themeColor="text1"/>
          <w:lang w:val="en-US"/>
        </w:rPr>
        <w:t>includes</w:t>
      </w:r>
      <w:r w:rsidR="00322A6A">
        <w:rPr>
          <w:rFonts w:ascii="Aptos" w:hAnsi="Aptos" w:cs="Times New Roman"/>
          <w:color w:val="000000" w:themeColor="text1"/>
          <w:lang w:val="en-US"/>
        </w:rPr>
        <w:t xml:space="preserve"> more data than the species-level plot</w:t>
      </w:r>
      <w:r w:rsidR="00251C6C">
        <w:rPr>
          <w:rFonts w:ascii="Aptos" w:hAnsi="Aptos" w:cs="Times New Roman"/>
          <w:color w:val="000000" w:themeColor="text1"/>
          <w:lang w:val="en-US"/>
        </w:rPr>
        <w:t xml:space="preserve">. </w:t>
      </w:r>
      <w:r w:rsidRPr="00B87287">
        <w:rPr>
          <w:rFonts w:ascii="Aptos" w:hAnsi="Aptos" w:cs="Times New Roman"/>
          <w:lang w:val="en-US"/>
        </w:rPr>
        <w:t xml:space="preserve">All distributions in </w:t>
      </w:r>
      <w:r w:rsidRPr="00251C6C">
        <w:rPr>
          <w:rFonts w:ascii="Aptos" w:hAnsi="Aptos" w:cs="Times New Roman"/>
          <w:lang w:val="en-US"/>
        </w:rPr>
        <w:t xml:space="preserve">Figure R2 </w:t>
      </w:r>
      <w:r w:rsidRPr="00B87287">
        <w:rPr>
          <w:rFonts w:ascii="Aptos" w:hAnsi="Aptos" w:cs="Times New Roman"/>
          <w:lang w:val="en-US"/>
        </w:rPr>
        <w:t xml:space="preserve">are left-skewed because pumpkinseeds </w:t>
      </w:r>
      <w:r w:rsidR="00322A6A">
        <w:rPr>
          <w:rFonts w:ascii="Aptos" w:hAnsi="Aptos" w:cs="Times New Roman"/>
          <w:lang w:val="en-US"/>
        </w:rPr>
        <w:t>have a higher</w:t>
      </w:r>
      <w:r w:rsidRPr="00B87287">
        <w:rPr>
          <w:rFonts w:ascii="Aptos" w:hAnsi="Aptos" w:cs="Times New Roman"/>
          <w:lang w:val="en-US"/>
        </w:rPr>
        <w:t xml:space="preserve"> </w:t>
      </w:r>
      <w:r w:rsidR="00322A6A">
        <w:rPr>
          <w:rFonts w:ascii="Aptos" w:hAnsi="Aptos" w:cs="Times New Roman"/>
          <w:lang w:val="en-US"/>
        </w:rPr>
        <w:t xml:space="preserve">infection </w:t>
      </w:r>
      <w:r w:rsidRPr="00B87287">
        <w:rPr>
          <w:rFonts w:ascii="Aptos" w:hAnsi="Aptos" w:cs="Times New Roman"/>
          <w:lang w:val="en-US"/>
        </w:rPr>
        <w:t>susceptibl</w:t>
      </w:r>
      <w:r w:rsidR="00322A6A">
        <w:rPr>
          <w:rFonts w:ascii="Aptos" w:hAnsi="Aptos" w:cs="Times New Roman"/>
          <w:lang w:val="en-US"/>
        </w:rPr>
        <w:t>y</w:t>
      </w:r>
      <w:r w:rsidR="00251C6C">
        <w:rPr>
          <w:rFonts w:ascii="Aptos" w:hAnsi="Aptos" w:cs="Times New Roman"/>
          <w:lang w:val="en-US"/>
        </w:rPr>
        <w:t>, and potentially, a higher encounter rate</w:t>
      </w:r>
      <w:r w:rsidRPr="00B87287">
        <w:rPr>
          <w:rFonts w:ascii="Aptos" w:hAnsi="Aptos" w:cs="Times New Roman"/>
          <w:lang w:val="en-US"/>
        </w:rPr>
        <w:t xml:space="preserve"> </w:t>
      </w:r>
      <w:r w:rsidR="00251C6C">
        <w:rPr>
          <w:rFonts w:ascii="Aptos" w:hAnsi="Aptos" w:cs="Times New Roman"/>
          <w:lang w:val="en-US"/>
        </w:rPr>
        <w:t>with</w:t>
      </w:r>
      <w:r w:rsidRPr="00B87287">
        <w:rPr>
          <w:rFonts w:ascii="Aptos" w:hAnsi="Aptos" w:cs="Times New Roman"/>
          <w:lang w:val="en-US"/>
        </w:rPr>
        <w:t xml:space="preserve"> black spot</w:t>
      </w:r>
      <w:r w:rsidR="00C73B4B">
        <w:rPr>
          <w:rFonts w:ascii="Aptos" w:hAnsi="Aptos" w:cs="Times New Roman"/>
          <w:lang w:val="en-US"/>
        </w:rPr>
        <w:t>s</w:t>
      </w:r>
      <w:r w:rsidRPr="00B87287">
        <w:rPr>
          <w:rFonts w:ascii="Aptos" w:hAnsi="Aptos" w:cs="Times New Roman"/>
          <w:lang w:val="en-US"/>
        </w:rPr>
        <w:t xml:space="preserve"> than other species.</w:t>
      </w:r>
    </w:p>
    <w:p w14:paraId="61171693" w14:textId="77777777" w:rsidR="00322A6A" w:rsidRDefault="00322A6A" w:rsidP="0046034D">
      <w:pPr>
        <w:spacing w:line="360" w:lineRule="auto"/>
        <w:jc w:val="both"/>
        <w:rPr>
          <w:rFonts w:ascii="Aptos" w:hAnsi="Aptos" w:cs="Times New Roman"/>
          <w:lang w:val="en-US"/>
        </w:rPr>
      </w:pPr>
    </w:p>
    <w:p w14:paraId="3D7A29AB" w14:textId="48DBDCBF" w:rsidR="007409C4" w:rsidRDefault="00322A6A" w:rsidP="0046034D">
      <w:pPr>
        <w:spacing w:line="360" w:lineRule="auto"/>
        <w:jc w:val="both"/>
        <w:rPr>
          <w:rFonts w:ascii="Aptos" w:hAnsi="Aptos" w:cs="Times New Roman"/>
          <w:color w:val="000000" w:themeColor="text1"/>
          <w:lang w:val="en-US"/>
        </w:rPr>
      </w:pPr>
      <w:r>
        <w:rPr>
          <w:rFonts w:ascii="Aptos" w:hAnsi="Aptos" w:cs="Times New Roman"/>
          <w:lang w:val="en-US"/>
        </w:rPr>
        <w:tab/>
        <w:t xml:space="preserve">For the </w:t>
      </w:r>
      <w:r>
        <w:rPr>
          <w:rFonts w:ascii="Aptos" w:hAnsi="Aptos" w:cs="Times New Roman"/>
          <w:b/>
          <w:bCs/>
          <w:i/>
          <w:iCs/>
          <w:color w:val="000000" w:themeColor="text1"/>
          <w:lang w:val="en-US"/>
        </w:rPr>
        <w:t>site-scale analyses</w:t>
      </w:r>
      <w:r>
        <w:rPr>
          <w:rFonts w:ascii="Aptos" w:hAnsi="Aptos" w:cs="Times New Roman"/>
          <w:color w:val="000000" w:themeColor="text1"/>
          <w:lang w:val="en-US"/>
        </w:rPr>
        <w:t xml:space="preserve">, </w:t>
      </w:r>
      <w:r w:rsidR="00412063">
        <w:rPr>
          <w:rFonts w:ascii="Aptos" w:hAnsi="Aptos" w:cs="Times New Roman"/>
          <w:color w:val="000000" w:themeColor="text1"/>
          <w:lang w:val="en-US"/>
        </w:rPr>
        <w:t xml:space="preserve">some of the models previously significant at </w:t>
      </w:r>
      <w:r w:rsidR="00157EA6">
        <w:rPr>
          <w:rFonts w:ascii="Aptos" w:hAnsi="Aptos" w:cs="Times New Roman"/>
          <w:color w:val="000000" w:themeColor="text1"/>
          <w:lang w:val="en-US"/>
        </w:rPr>
        <w:t xml:space="preserve">the </w:t>
      </w:r>
      <w:r w:rsidR="00412063">
        <w:rPr>
          <w:rFonts w:ascii="Aptos" w:hAnsi="Aptos" w:cs="Times New Roman"/>
          <w:color w:val="000000" w:themeColor="text1"/>
          <w:lang w:val="en-US"/>
        </w:rPr>
        <w:t xml:space="preserve">community-level were not at </w:t>
      </w:r>
      <w:r w:rsidR="00157EA6">
        <w:rPr>
          <w:rFonts w:ascii="Aptos" w:hAnsi="Aptos" w:cs="Times New Roman"/>
          <w:color w:val="000000" w:themeColor="text1"/>
          <w:lang w:val="en-US"/>
        </w:rPr>
        <w:t xml:space="preserve">the </w:t>
      </w:r>
      <w:r w:rsidR="00412063">
        <w:rPr>
          <w:rFonts w:ascii="Aptos" w:hAnsi="Aptos" w:cs="Times New Roman"/>
          <w:color w:val="000000" w:themeColor="text1"/>
          <w:lang w:val="en-US"/>
        </w:rPr>
        <w:t>species-level (</w:t>
      </w:r>
      <w:r w:rsidR="00412063" w:rsidRPr="007409C4">
        <w:rPr>
          <w:rFonts w:ascii="Aptos" w:hAnsi="Aptos" w:cs="Times New Roman"/>
          <w:lang w:val="en-US"/>
        </w:rPr>
        <w:t>Figure R3</w:t>
      </w:r>
      <w:r w:rsidR="00412063">
        <w:rPr>
          <w:rFonts w:ascii="Aptos" w:hAnsi="Aptos" w:cs="Times New Roman"/>
          <w:color w:val="000000" w:themeColor="text1"/>
          <w:lang w:val="en-US"/>
        </w:rPr>
        <w:t xml:space="preserve">). This is the case for pH, conductivity, macrophyte cover, perimeter, non-host abundance and Simpson’s diversity index models – suggesting that observed patterns at </w:t>
      </w:r>
      <w:r w:rsidR="00157EA6">
        <w:rPr>
          <w:rFonts w:ascii="Aptos" w:hAnsi="Aptos" w:cs="Times New Roman"/>
          <w:color w:val="000000" w:themeColor="text1"/>
          <w:lang w:val="en-US"/>
        </w:rPr>
        <w:t xml:space="preserve">the </w:t>
      </w:r>
      <w:r w:rsidR="00412063">
        <w:rPr>
          <w:rFonts w:ascii="Aptos" w:hAnsi="Aptos" w:cs="Times New Roman"/>
          <w:color w:val="000000" w:themeColor="text1"/>
          <w:lang w:val="en-US"/>
        </w:rPr>
        <w:t xml:space="preserve">community-level </w:t>
      </w:r>
      <w:r w:rsidR="007409C4">
        <w:rPr>
          <w:rFonts w:ascii="Aptos" w:hAnsi="Aptos" w:cs="Times New Roman"/>
          <w:color w:val="000000" w:themeColor="text1"/>
          <w:lang w:val="en-US"/>
        </w:rPr>
        <w:t xml:space="preserve">for these predictors </w:t>
      </w:r>
      <w:r w:rsidR="00412063">
        <w:rPr>
          <w:rFonts w:ascii="Aptos" w:hAnsi="Aptos" w:cs="Times New Roman"/>
          <w:color w:val="000000" w:themeColor="text1"/>
          <w:lang w:val="en-US"/>
        </w:rPr>
        <w:t xml:space="preserve">do not rely on species-specific mechanisms. </w:t>
      </w:r>
      <w:r w:rsidR="00B97F39">
        <w:rPr>
          <w:rFonts w:ascii="Aptos" w:hAnsi="Aptos" w:cs="Times New Roman"/>
          <w:color w:val="000000" w:themeColor="text1"/>
          <w:lang w:val="en-US"/>
        </w:rPr>
        <w:t xml:space="preserve">All models followed the same trends at both </w:t>
      </w:r>
      <w:r w:rsidR="00157EA6">
        <w:rPr>
          <w:rFonts w:ascii="Aptos" w:hAnsi="Aptos" w:cs="Times New Roman"/>
          <w:color w:val="000000" w:themeColor="text1"/>
          <w:lang w:val="en-US"/>
        </w:rPr>
        <w:t xml:space="preserve">the </w:t>
      </w:r>
      <w:r w:rsidR="00EA0633">
        <w:rPr>
          <w:rFonts w:ascii="Aptos" w:hAnsi="Aptos" w:cs="Times New Roman"/>
          <w:color w:val="000000" w:themeColor="text1"/>
          <w:lang w:val="en-US"/>
        </w:rPr>
        <w:t xml:space="preserve">community and population </w:t>
      </w:r>
      <w:r w:rsidR="00B97F39">
        <w:rPr>
          <w:rFonts w:ascii="Aptos" w:hAnsi="Aptos" w:cs="Times New Roman"/>
          <w:color w:val="000000" w:themeColor="text1"/>
          <w:lang w:val="en-US"/>
        </w:rPr>
        <w:t>level</w:t>
      </w:r>
      <w:r w:rsidR="00623140">
        <w:rPr>
          <w:rFonts w:ascii="Aptos" w:hAnsi="Aptos" w:cs="Times New Roman"/>
          <w:color w:val="000000" w:themeColor="text1"/>
          <w:lang w:val="en-US"/>
        </w:rPr>
        <w:t>s</w:t>
      </w:r>
      <w:r w:rsidR="00B97F39">
        <w:rPr>
          <w:rFonts w:ascii="Aptos" w:hAnsi="Aptos" w:cs="Times New Roman"/>
          <w:color w:val="000000" w:themeColor="text1"/>
          <w:lang w:val="en-US"/>
        </w:rPr>
        <w:t xml:space="preserve"> except for the turbidity model (</w:t>
      </w:r>
      <w:r w:rsidR="00B97F39" w:rsidRPr="007409C4">
        <w:rPr>
          <w:rFonts w:ascii="Aptos" w:hAnsi="Aptos" w:cs="Times New Roman"/>
          <w:lang w:val="en-US"/>
        </w:rPr>
        <w:t>Figure R</w:t>
      </w:r>
      <w:proofErr w:type="gramStart"/>
      <w:r w:rsidR="00B97F39" w:rsidRPr="007409C4">
        <w:rPr>
          <w:rFonts w:ascii="Aptos" w:hAnsi="Aptos" w:cs="Times New Roman"/>
          <w:lang w:val="en-US"/>
        </w:rPr>
        <w:t>3.Aa</w:t>
      </w:r>
      <w:proofErr w:type="gramEnd"/>
      <w:r w:rsidR="007409C4">
        <w:rPr>
          <w:rFonts w:ascii="Aptos" w:hAnsi="Aptos" w:cs="Times New Roman"/>
          <w:lang w:val="en-US"/>
        </w:rPr>
        <w:t>–</w:t>
      </w:r>
      <w:r w:rsidR="00B97F39" w:rsidRPr="007409C4">
        <w:rPr>
          <w:rFonts w:ascii="Aptos" w:hAnsi="Aptos" w:cs="Times New Roman"/>
          <w:lang w:val="en-US"/>
        </w:rPr>
        <w:t>R3.Ba</w:t>
      </w:r>
      <w:r w:rsidR="00B97F39" w:rsidRPr="00B97F39">
        <w:rPr>
          <w:rFonts w:ascii="Aptos" w:hAnsi="Aptos" w:cs="Times New Roman"/>
          <w:color w:val="000000" w:themeColor="text1"/>
          <w:lang w:val="en-US"/>
        </w:rPr>
        <w:t>)</w:t>
      </w:r>
      <w:r w:rsidR="007409C4">
        <w:rPr>
          <w:rFonts w:ascii="Aptos" w:hAnsi="Aptos" w:cs="Times New Roman"/>
          <w:color w:val="000000" w:themeColor="text1"/>
          <w:lang w:val="en-US"/>
        </w:rPr>
        <w:t xml:space="preserve">. </w:t>
      </w:r>
      <w:r w:rsidR="00B97F39">
        <w:rPr>
          <w:rFonts w:ascii="Aptos" w:hAnsi="Aptos" w:cs="Times New Roman"/>
          <w:color w:val="000000" w:themeColor="text1"/>
          <w:lang w:val="en-US"/>
        </w:rPr>
        <w:t xml:space="preserve">Only one model that was found significant at </w:t>
      </w:r>
      <w:r w:rsidR="00157EA6">
        <w:rPr>
          <w:rFonts w:ascii="Aptos" w:hAnsi="Aptos" w:cs="Times New Roman"/>
          <w:color w:val="000000" w:themeColor="text1"/>
          <w:lang w:val="en-US"/>
        </w:rPr>
        <w:t xml:space="preserve">the </w:t>
      </w:r>
      <w:r w:rsidR="00B97F39">
        <w:rPr>
          <w:rFonts w:ascii="Aptos" w:hAnsi="Aptos" w:cs="Times New Roman"/>
          <w:color w:val="000000" w:themeColor="text1"/>
          <w:lang w:val="en-US"/>
        </w:rPr>
        <w:t xml:space="preserve">species-level was not at </w:t>
      </w:r>
      <w:r w:rsidR="00157EA6">
        <w:rPr>
          <w:rFonts w:ascii="Aptos" w:hAnsi="Aptos" w:cs="Times New Roman"/>
          <w:color w:val="000000" w:themeColor="text1"/>
          <w:lang w:val="en-US"/>
        </w:rPr>
        <w:t xml:space="preserve">the </w:t>
      </w:r>
      <w:r w:rsidR="00B97F39">
        <w:rPr>
          <w:rFonts w:ascii="Aptos" w:hAnsi="Aptos" w:cs="Times New Roman"/>
          <w:color w:val="000000" w:themeColor="text1"/>
          <w:lang w:val="en-US"/>
        </w:rPr>
        <w:t xml:space="preserve">community level (total phosphorus; </w:t>
      </w:r>
      <w:r w:rsidR="00B97F39" w:rsidRPr="007409C4">
        <w:rPr>
          <w:rFonts w:ascii="Aptos" w:hAnsi="Aptos" w:cs="Times New Roman"/>
          <w:lang w:val="en-US"/>
        </w:rPr>
        <w:t>Figure R</w:t>
      </w:r>
      <w:proofErr w:type="gramStart"/>
      <w:r w:rsidR="00B97F39" w:rsidRPr="007409C4">
        <w:rPr>
          <w:rFonts w:ascii="Aptos" w:hAnsi="Aptos" w:cs="Times New Roman"/>
          <w:lang w:val="en-US"/>
        </w:rPr>
        <w:t>3.Ae</w:t>
      </w:r>
      <w:proofErr w:type="gramEnd"/>
      <w:r w:rsidR="00B97F39">
        <w:rPr>
          <w:rFonts w:ascii="Aptos" w:hAnsi="Aptos" w:cs="Times New Roman"/>
          <w:color w:val="000000" w:themeColor="text1"/>
          <w:lang w:val="en-US"/>
        </w:rPr>
        <w:t>)</w:t>
      </w:r>
    </w:p>
    <w:p w14:paraId="38D378F4" w14:textId="77777777" w:rsidR="007C679F" w:rsidRDefault="007C679F" w:rsidP="0046034D">
      <w:pPr>
        <w:spacing w:line="360" w:lineRule="auto"/>
        <w:jc w:val="both"/>
        <w:rPr>
          <w:rFonts w:ascii="Aptos" w:hAnsi="Aptos" w:cs="Times New Roman"/>
          <w:color w:val="000000" w:themeColor="text1"/>
          <w:lang w:val="en-US"/>
        </w:rPr>
      </w:pPr>
    </w:p>
    <w:p w14:paraId="11A6A237" w14:textId="140602D3" w:rsidR="007C679F" w:rsidRDefault="007C679F" w:rsidP="0046034D">
      <w:pPr>
        <w:spacing w:line="360" w:lineRule="auto"/>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lastRenderedPageBreak/>
        <w:t xml:space="preserve">[3] </w:t>
      </w:r>
      <w:r w:rsidRPr="007C679F">
        <w:rPr>
          <w:rFonts w:ascii="Aptos" w:hAnsi="Aptos" w:cs="Times New Roman"/>
          <w:color w:val="808080" w:themeColor="background1" w:themeShade="80"/>
          <w:lang w:val="en-US"/>
        </w:rPr>
        <w:t xml:space="preserve">It is unfortunate that prevalence was the only infection metric considered here. The impact of trematode </w:t>
      </w:r>
      <w:proofErr w:type="spellStart"/>
      <w:r w:rsidRPr="007C679F">
        <w:rPr>
          <w:rFonts w:ascii="Aptos" w:hAnsi="Aptos" w:cs="Times New Roman"/>
          <w:color w:val="808080" w:themeColor="background1" w:themeShade="80"/>
          <w:lang w:val="en-US"/>
        </w:rPr>
        <w:t>metacercariae</w:t>
      </w:r>
      <w:proofErr w:type="spellEnd"/>
      <w:r w:rsidRPr="007C679F">
        <w:rPr>
          <w:rFonts w:ascii="Aptos" w:hAnsi="Aptos" w:cs="Times New Roman"/>
          <w:color w:val="808080" w:themeColor="background1" w:themeShade="80"/>
          <w:lang w:val="en-US"/>
        </w:rPr>
        <w:t xml:space="preserve"> on fish is intensity-dependent, therefore measures such as mean intensity or abundance would better reflect spatial variation in the parasites’ impact on host population dynamics. Even if counting the spots on each fish would have been impossible considering the time required, a rough visual estimate (relative scale from 0 to 5, i.e. few to very many black spots) could have been obtained quickly in the field and provided very useful data.</w:t>
      </w:r>
    </w:p>
    <w:p w14:paraId="38493477" w14:textId="77777777" w:rsidR="007C679F" w:rsidRDefault="007C679F" w:rsidP="0046034D">
      <w:pPr>
        <w:spacing w:line="360" w:lineRule="auto"/>
        <w:jc w:val="both"/>
        <w:rPr>
          <w:rFonts w:ascii="Aptos" w:hAnsi="Aptos" w:cs="Times New Roman"/>
          <w:color w:val="808080" w:themeColor="background1" w:themeShade="80"/>
          <w:lang w:val="en-US"/>
        </w:rPr>
      </w:pPr>
    </w:p>
    <w:p w14:paraId="0CADE3F9" w14:textId="64C2FB2F" w:rsidR="007C679F" w:rsidRDefault="007C679F" w:rsidP="0046034D">
      <w:pPr>
        <w:spacing w:line="360" w:lineRule="auto"/>
        <w:jc w:val="both"/>
        <w:rPr>
          <w:rFonts w:ascii="Aptos" w:hAnsi="Aptos" w:cs="Times New Roman"/>
          <w:lang w:val="en-US"/>
        </w:rPr>
      </w:pPr>
      <w:r>
        <w:rPr>
          <w:rFonts w:ascii="Aptos" w:hAnsi="Aptos" w:cs="Times New Roman"/>
          <w:lang w:val="en-US"/>
        </w:rPr>
        <w:t>Indeed, other infection metrics such as abundance and intensity would better reflect spatial variation and risk assessment of host-population</w:t>
      </w:r>
      <w:r w:rsidR="00157EA6">
        <w:rPr>
          <w:rFonts w:ascii="Aptos" w:hAnsi="Aptos" w:cs="Times New Roman"/>
          <w:lang w:val="en-US"/>
        </w:rPr>
        <w:t xml:space="preserve"> as well as individual-impact. However, </w:t>
      </w:r>
      <w:r>
        <w:rPr>
          <w:rFonts w:ascii="Aptos" w:hAnsi="Aptos" w:cs="Times New Roman"/>
          <w:lang w:val="en-US"/>
        </w:rPr>
        <w:t>as mentioned</w:t>
      </w:r>
      <w:r w:rsidR="00EA38D3">
        <w:rPr>
          <w:rFonts w:ascii="Aptos" w:hAnsi="Aptos" w:cs="Times New Roman"/>
          <w:lang w:val="en-US"/>
        </w:rPr>
        <w:t>,</w:t>
      </w:r>
      <w:r>
        <w:rPr>
          <w:rFonts w:ascii="Aptos" w:hAnsi="Aptos" w:cs="Times New Roman"/>
          <w:lang w:val="en-US"/>
        </w:rPr>
        <w:t xml:space="preserve"> these </w:t>
      </w:r>
      <w:r w:rsidR="00157EA6">
        <w:rPr>
          <w:rFonts w:ascii="Aptos" w:hAnsi="Aptos" w:cs="Times New Roman"/>
          <w:lang w:val="en-US"/>
        </w:rPr>
        <w:t xml:space="preserve">metrics </w:t>
      </w:r>
      <w:r>
        <w:rPr>
          <w:rFonts w:ascii="Aptos" w:hAnsi="Aptos" w:cs="Times New Roman"/>
          <w:lang w:val="en-US"/>
        </w:rPr>
        <w:t xml:space="preserve">would be impossible to accurately measure </w:t>
      </w:r>
      <w:r w:rsidR="00096F42">
        <w:rPr>
          <w:rFonts w:ascii="Aptos" w:hAnsi="Aptos" w:cs="Times New Roman"/>
          <w:lang w:val="en-US"/>
        </w:rPr>
        <w:t>for all the different methods compared in our study</w:t>
      </w:r>
      <w:r>
        <w:rPr>
          <w:rFonts w:ascii="Aptos" w:hAnsi="Aptos" w:cs="Times New Roman"/>
          <w:lang w:val="en-US"/>
        </w:rPr>
        <w:t xml:space="preserve">. </w:t>
      </w:r>
      <w:r w:rsidR="00623140">
        <w:rPr>
          <w:rFonts w:ascii="Aptos" w:hAnsi="Aptos" w:cs="Times New Roman"/>
          <w:lang w:val="en-US"/>
        </w:rPr>
        <w:t>W</w:t>
      </w:r>
      <w:r>
        <w:rPr>
          <w:rFonts w:ascii="Aptos" w:hAnsi="Aptos" w:cs="Times New Roman"/>
          <w:lang w:val="en-US"/>
        </w:rPr>
        <w:t>e did estimate the intensity of infection on a</w:t>
      </w:r>
      <w:r w:rsidR="00096F42">
        <w:rPr>
          <w:rFonts w:ascii="Aptos" w:hAnsi="Aptos" w:cs="Times New Roman"/>
          <w:lang w:val="en-US"/>
        </w:rPr>
        <w:t xml:space="preserve"> semi-quantitative</w:t>
      </w:r>
      <w:r>
        <w:rPr>
          <w:rFonts w:ascii="Aptos" w:hAnsi="Aptos" w:cs="Times New Roman"/>
          <w:lang w:val="en-US"/>
        </w:rPr>
        <w:t xml:space="preserve"> scale from </w:t>
      </w:r>
      <w:r w:rsidR="00EA38D3">
        <w:rPr>
          <w:rFonts w:ascii="Aptos" w:hAnsi="Aptos" w:cs="Times New Roman"/>
          <w:lang w:val="en-US"/>
        </w:rPr>
        <w:t xml:space="preserve">1 </w:t>
      </w:r>
      <w:r>
        <w:rPr>
          <w:rFonts w:ascii="Aptos" w:hAnsi="Aptos" w:cs="Times New Roman"/>
          <w:lang w:val="en-US"/>
        </w:rPr>
        <w:t xml:space="preserve">to 5 for all fishes caught using </w:t>
      </w:r>
      <w:r w:rsidR="00EA38D3">
        <w:rPr>
          <w:rFonts w:ascii="Aptos" w:hAnsi="Aptos" w:cs="Times New Roman"/>
          <w:lang w:val="en-US"/>
        </w:rPr>
        <w:t xml:space="preserve">the fishing methods (i.e., minnow trap and seine net). </w:t>
      </w:r>
      <w:r w:rsidR="00E831E1">
        <w:rPr>
          <w:rFonts w:ascii="Aptos" w:hAnsi="Aptos" w:cs="Times New Roman"/>
          <w:lang w:val="en-US"/>
        </w:rPr>
        <w:t xml:space="preserve">After </w:t>
      </w:r>
      <w:r w:rsidR="00EA38D3">
        <w:rPr>
          <w:rFonts w:ascii="Aptos" w:hAnsi="Aptos" w:cs="Times New Roman"/>
          <w:lang w:val="en-US"/>
        </w:rPr>
        <w:t xml:space="preserve">reflection, we decided not to use </w:t>
      </w:r>
      <w:r w:rsidR="00157EA6">
        <w:rPr>
          <w:rFonts w:ascii="Aptos" w:hAnsi="Aptos" w:cs="Times New Roman"/>
          <w:lang w:val="en-US"/>
        </w:rPr>
        <w:t xml:space="preserve">this </w:t>
      </w:r>
      <w:r w:rsidR="00E831E1">
        <w:rPr>
          <w:rFonts w:ascii="Aptos" w:hAnsi="Aptos" w:cs="Times New Roman"/>
          <w:lang w:val="en-US"/>
        </w:rPr>
        <w:t xml:space="preserve">infection intensity </w:t>
      </w:r>
      <w:r w:rsidR="00EA38D3">
        <w:rPr>
          <w:rFonts w:ascii="Aptos" w:hAnsi="Aptos" w:cs="Times New Roman"/>
          <w:lang w:val="en-US"/>
        </w:rPr>
        <w:t xml:space="preserve">data in the current manuscript </w:t>
      </w:r>
      <w:r w:rsidR="00E831E1">
        <w:rPr>
          <w:rFonts w:ascii="Aptos" w:hAnsi="Aptos" w:cs="Times New Roman"/>
          <w:lang w:val="en-US"/>
        </w:rPr>
        <w:t>because we could not compare this data among all sampling methods</w:t>
      </w:r>
      <w:ins w:id="1" w:author="Éric Harvey" w:date="2025-01-08T15:05:00Z">
        <w:r w:rsidR="00096F42">
          <w:rPr>
            <w:rFonts w:ascii="Aptos" w:hAnsi="Aptos" w:cs="Times New Roman"/>
            <w:lang w:val="en-US"/>
          </w:rPr>
          <w:t xml:space="preserve">, </w:t>
        </w:r>
        <w:commentRangeStart w:id="2"/>
        <w:commentRangeStart w:id="3"/>
        <w:r w:rsidR="00096F42">
          <w:rPr>
            <w:rFonts w:ascii="Aptos" w:hAnsi="Aptos" w:cs="Times New Roman"/>
            <w:lang w:val="en-US"/>
          </w:rPr>
          <w:t>which was one of the main goals of our study.</w:t>
        </w:r>
      </w:ins>
      <w:commentRangeEnd w:id="2"/>
      <w:r w:rsidR="00157EA6">
        <w:rPr>
          <w:rStyle w:val="Marquedecommentaire"/>
        </w:rPr>
        <w:commentReference w:id="2"/>
      </w:r>
      <w:commentRangeEnd w:id="3"/>
      <w:r w:rsidR="00C30E52">
        <w:rPr>
          <w:rStyle w:val="Marquedecommentaire"/>
        </w:rPr>
        <w:commentReference w:id="3"/>
      </w:r>
    </w:p>
    <w:p w14:paraId="133BF30F" w14:textId="77777777" w:rsidR="008E4A2D" w:rsidRDefault="008E4A2D" w:rsidP="0046034D">
      <w:pPr>
        <w:spacing w:line="360" w:lineRule="auto"/>
        <w:jc w:val="both"/>
        <w:rPr>
          <w:rFonts w:ascii="Aptos" w:hAnsi="Aptos" w:cs="Times New Roman"/>
          <w:lang w:val="en-US"/>
        </w:rPr>
      </w:pPr>
    </w:p>
    <w:p w14:paraId="448B6A4E" w14:textId="14FB8769" w:rsidR="008E4A2D" w:rsidRPr="008E4A2D" w:rsidRDefault="008E4A2D" w:rsidP="0046034D">
      <w:pPr>
        <w:spacing w:line="360" w:lineRule="auto"/>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[4] </w:t>
      </w:r>
      <w:r w:rsidRPr="008E4A2D">
        <w:rPr>
          <w:rFonts w:ascii="Aptos" w:hAnsi="Aptos" w:cs="Times New Roman"/>
          <w:color w:val="808080" w:themeColor="background1" w:themeShade="80"/>
          <w:lang w:val="en-US"/>
        </w:rPr>
        <w:t xml:space="preserve">The authors show that low sampling effort overestimates prevalence, with the estimates eventually </w:t>
      </w:r>
      <w:r w:rsidR="004E6C1B" w:rsidRPr="008E4A2D">
        <w:rPr>
          <w:rFonts w:ascii="Aptos" w:hAnsi="Aptos" w:cs="Times New Roman"/>
          <w:color w:val="808080" w:themeColor="background1" w:themeShade="80"/>
          <w:lang w:val="en-US"/>
        </w:rPr>
        <w:t>stabilizing</w:t>
      </w:r>
      <w:r w:rsidRPr="008E4A2D">
        <w:rPr>
          <w:rFonts w:ascii="Aptos" w:hAnsi="Aptos" w:cs="Times New Roman"/>
          <w:color w:val="808080" w:themeColor="background1" w:themeShade="80"/>
          <w:lang w:val="en-US"/>
        </w:rPr>
        <w:t xml:space="preserve"> around the ‘true’ value as sampling effort increases (Figure 3). This is a really</w:t>
      </w:r>
      <w:r w:rsidR="00AD4BDE">
        <w:rPr>
          <w:rFonts w:ascii="Aptos" w:hAnsi="Aptos" w:cs="Times New Roman"/>
          <w:color w:val="808080" w:themeColor="background1" w:themeShade="80"/>
          <w:lang w:val="en-US"/>
        </w:rPr>
        <w:t xml:space="preserve"> </w:t>
      </w:r>
      <w:r w:rsidRPr="008E4A2D">
        <w:rPr>
          <w:rFonts w:ascii="Aptos" w:hAnsi="Aptos" w:cs="Times New Roman"/>
          <w:color w:val="808080" w:themeColor="background1" w:themeShade="80"/>
          <w:lang w:val="en-US"/>
        </w:rPr>
        <w:t xml:space="preserve">nice finding. Here, sampling effort is measured as the number of distinct host samples. However, sampling effort can also be measured as the number of individual hosts examined. In the Discussion, the authors allude to this and refer to Jovani &amp; Tella (2006). They may also want to consider a more robust study, that of Gregory &amp; </w:t>
      </w:r>
      <w:proofErr w:type="spellStart"/>
      <w:r w:rsidRPr="008E4A2D">
        <w:rPr>
          <w:rFonts w:ascii="Aptos" w:hAnsi="Aptos" w:cs="Times New Roman"/>
          <w:color w:val="808080" w:themeColor="background1" w:themeShade="80"/>
          <w:lang w:val="en-US"/>
        </w:rPr>
        <w:t>Woolhouse</w:t>
      </w:r>
      <w:proofErr w:type="spellEnd"/>
      <w:r w:rsidRPr="008E4A2D">
        <w:rPr>
          <w:rFonts w:ascii="Aptos" w:hAnsi="Aptos" w:cs="Times New Roman"/>
          <w:color w:val="808080" w:themeColor="background1" w:themeShade="80"/>
          <w:lang w:val="en-US"/>
        </w:rPr>
        <w:t xml:space="preserve"> (1993, Acta </w:t>
      </w:r>
      <w:proofErr w:type="spellStart"/>
      <w:r w:rsidRPr="008E4A2D">
        <w:rPr>
          <w:rFonts w:ascii="Aptos" w:hAnsi="Aptos" w:cs="Times New Roman"/>
          <w:color w:val="808080" w:themeColor="background1" w:themeShade="80"/>
          <w:lang w:val="en-US"/>
        </w:rPr>
        <w:t>Tropica</w:t>
      </w:r>
      <w:proofErr w:type="spellEnd"/>
      <w:r w:rsidRPr="008E4A2D">
        <w:rPr>
          <w:rFonts w:ascii="Aptos" w:hAnsi="Aptos" w:cs="Times New Roman"/>
          <w:color w:val="808080" w:themeColor="background1" w:themeShade="80"/>
          <w:lang w:val="en-US"/>
        </w:rPr>
        <w:t xml:space="preserve"> 54: 131-139), which suggests the opposite, i.e. that low sampling effort may lead to an underestimate of true prevalence.</w:t>
      </w:r>
    </w:p>
    <w:p w14:paraId="47354FCC" w14:textId="703752B2" w:rsidR="00096F42" w:rsidRDefault="00096F42" w:rsidP="0046034D">
      <w:pPr>
        <w:spacing w:line="360" w:lineRule="auto"/>
        <w:jc w:val="both"/>
        <w:rPr>
          <w:rFonts w:ascii="Aptos" w:hAnsi="Aptos" w:cs="Times New Roman"/>
          <w:lang w:val="en-US"/>
        </w:rPr>
      </w:pPr>
    </w:p>
    <w:p w14:paraId="735B6EC6" w14:textId="7C1DA98F" w:rsidR="00C30E52" w:rsidRDefault="00A950B0" w:rsidP="0046034D">
      <w:pPr>
        <w:spacing w:line="360" w:lineRule="auto"/>
        <w:jc w:val="both"/>
        <w:rPr>
          <w:rFonts w:ascii="Aptos" w:hAnsi="Aptos" w:cs="Times New Roman"/>
          <w:lang w:val="en-US"/>
        </w:rPr>
      </w:pPr>
      <w:r>
        <w:rPr>
          <w:rFonts w:ascii="Aptos" w:hAnsi="Aptos" w:cs="Times New Roman"/>
          <w:lang w:val="en-US"/>
        </w:rPr>
        <w:t xml:space="preserve">A </w:t>
      </w:r>
      <w:r w:rsidR="00096F42">
        <w:rPr>
          <w:rFonts w:ascii="Aptos" w:hAnsi="Aptos" w:cs="Times New Roman"/>
          <w:lang w:val="en-US"/>
        </w:rPr>
        <w:t>few</w:t>
      </w:r>
      <w:r>
        <w:rPr>
          <w:rFonts w:ascii="Aptos" w:hAnsi="Aptos" w:cs="Times New Roman"/>
          <w:lang w:val="en-US"/>
        </w:rPr>
        <w:t xml:space="preserve"> studies have indeed examined the effect of sample size (i.e., the number of hosts) on parasitological parameters such as </w:t>
      </w:r>
      <w:r w:rsidR="002A7F29">
        <w:rPr>
          <w:rFonts w:ascii="Aptos" w:hAnsi="Aptos" w:cs="Times New Roman"/>
          <w:lang w:val="en-US"/>
        </w:rPr>
        <w:t xml:space="preserve">parasite abundance, infection prevalence or parasite aggregation. From what we understand, conclusions of </w:t>
      </w:r>
      <w:r w:rsidR="00BD73BB" w:rsidRPr="00131B1C">
        <w:rPr>
          <w:rFonts w:ascii="Aptos" w:hAnsi="Aptos"/>
        </w:rPr>
        <w:fldChar w:fldCharType="begin"/>
      </w:r>
      <w:r w:rsidR="00BD73BB">
        <w:rPr>
          <w:rFonts w:ascii="Aptos" w:hAnsi="Aptos"/>
          <w:lang w:val="en-US"/>
        </w:rPr>
        <w:instrText xml:space="preserve"> ADDIN ZOTERO_ITEM CSL_CITATION {"citationID":"jMhP0vf3","properties":{"formattedCitation":"(Gregory and Woolhouse 1993)","plainCitation":"(Gregory and Woolhouse 1993)","dontUpdate":true,"noteIndex":0},"citationItems":[{"id":12719,"uris":["http://zotero.org/groups/2585270/items/UA5N22TK"],"itemData":{"id":12719,"type":"article-journal","abstract":"A simulation study is used to examine the statistical behaviour of estimators of parameters of parasite infection in relation to variation in sample size, the degree of parasite aggregation, and mean parasite burden. The most important patterns to emerge are the associations between estimates of parameters and sample size (= number of host individuals). As sample size decreases values of sample mean parasite burden, its associated variance, and the level of parasite aggregation are all systematically underestimated. The geometric mean of parasite burden and the prevalence of infection appear to be independent of associations with other parasite parameters. Estimates of parameter values may also depend on the underlying frequency distribution, but appear insensitive to variation in the population mean parasite burden. Results are discussed in relation to the interpretation of data derived from field-based studies. In particular, establishing the form of the relationship between host age and mean parasite burden and/or the degree of parasite aggregation. It is typical for sample size to decline as a function of host age within cross-sectional field data. This may give rise to artefactual patterns in the shape of age-aggregation curves in which sample sizes are unequal among host age classes.","container-title":"Acta Tropica","DOI":"10.1016/0001-706X(93)90059-K","ISSN":"0001-706X","issue":"2","journalAbbreviation":"Acta Tropica","page":"131-139","source":"ScienceDirect","title":"Quantification of parasite aggregation: A simulation study","title-short":"Quantification of parasite aggregation","volume":"54","author":[{"family":"Gregory","given":"R. D."},{"family":"Woolhouse","given":"M. E. J."}],"issued":{"date-parts":[["1993",8,1]]}}}],"schema":"https://github.com/citation-style-language/schema/raw/master/csl-citation.json"} </w:instrText>
      </w:r>
      <w:r w:rsidR="00BD73BB" w:rsidRPr="00131B1C">
        <w:rPr>
          <w:rFonts w:ascii="Aptos" w:hAnsi="Aptos"/>
        </w:rPr>
        <w:fldChar w:fldCharType="separate"/>
      </w:r>
      <w:r w:rsidR="00BD73BB" w:rsidRPr="00131B1C">
        <w:rPr>
          <w:rFonts w:ascii="Aptos" w:hAnsi="Aptos"/>
          <w:noProof/>
          <w:lang w:val="en-US"/>
        </w:rPr>
        <w:t>Gregory and Woolhouse (1993)</w:t>
      </w:r>
      <w:r w:rsidR="00BD73BB" w:rsidRPr="00131B1C">
        <w:rPr>
          <w:rFonts w:ascii="Aptos" w:hAnsi="Aptos"/>
        </w:rPr>
        <w:fldChar w:fldCharType="end"/>
      </w:r>
      <w:r w:rsidR="00BD73BB" w:rsidRPr="00BD73BB">
        <w:rPr>
          <w:rFonts w:ascii="Aptos" w:hAnsi="Aptos"/>
          <w:lang w:val="en-US"/>
        </w:rPr>
        <w:t xml:space="preserve"> </w:t>
      </w:r>
      <w:r w:rsidR="004E6C1B">
        <w:rPr>
          <w:rFonts w:ascii="Aptos" w:hAnsi="Aptos" w:cs="Times New Roman"/>
          <w:lang w:val="en-US"/>
        </w:rPr>
        <w:lastRenderedPageBreak/>
        <w:t>stipulate</w:t>
      </w:r>
      <w:r w:rsidR="002A7F29">
        <w:rPr>
          <w:rFonts w:ascii="Aptos" w:hAnsi="Aptos" w:cs="Times New Roman"/>
          <w:lang w:val="en-US"/>
        </w:rPr>
        <w:t xml:space="preserve"> that estimates of parasite prevalence were close to the true values and that this did not vary with s</w:t>
      </w:r>
      <w:r w:rsidR="00096F42">
        <w:rPr>
          <w:rFonts w:ascii="Aptos" w:hAnsi="Aptos" w:cs="Times New Roman"/>
          <w:lang w:val="en-US"/>
        </w:rPr>
        <w:t>a</w:t>
      </w:r>
      <w:r w:rsidR="002A7F29">
        <w:rPr>
          <w:rFonts w:ascii="Aptos" w:hAnsi="Aptos" w:cs="Times New Roman"/>
          <w:lang w:val="en-US"/>
        </w:rPr>
        <w:t xml:space="preserve">mple size. </w:t>
      </w:r>
      <w:r w:rsidR="007402CF">
        <w:rPr>
          <w:rFonts w:ascii="Aptos" w:hAnsi="Aptos" w:cs="Times New Roman"/>
          <w:lang w:val="en-US"/>
        </w:rPr>
        <w:t>Their findings are nevertheless contrasting with our own conclusions. We think this is something worth mentioning</w:t>
      </w:r>
      <w:r w:rsidR="00C30E52">
        <w:rPr>
          <w:rFonts w:ascii="Aptos" w:hAnsi="Aptos" w:cs="Times New Roman"/>
          <w:lang w:val="en-US"/>
        </w:rPr>
        <w:t>.</w:t>
      </w:r>
    </w:p>
    <w:p w14:paraId="7C1821B6" w14:textId="77777777" w:rsidR="00C30E52" w:rsidRDefault="00C30E52" w:rsidP="0046034D">
      <w:pPr>
        <w:spacing w:line="360" w:lineRule="auto"/>
        <w:jc w:val="both"/>
        <w:rPr>
          <w:rFonts w:ascii="Aptos" w:hAnsi="Aptos" w:cs="Times New Roman"/>
          <w:lang w:val="en-US"/>
        </w:rPr>
      </w:pPr>
    </w:p>
    <w:p w14:paraId="4AA1AFB3" w14:textId="6C90F093" w:rsidR="00131B1C" w:rsidRPr="00131B1C" w:rsidRDefault="00623140" w:rsidP="0046034D">
      <w:pPr>
        <w:spacing w:line="360" w:lineRule="auto"/>
        <w:jc w:val="both"/>
        <w:rPr>
          <w:lang w:val="en-US"/>
        </w:rPr>
      </w:pPr>
      <w:r>
        <w:rPr>
          <w:rFonts w:ascii="Aptos" w:hAnsi="Aptos" w:cs="Times New Roman"/>
          <w:lang w:val="en-US"/>
        </w:rPr>
        <w:t>T</w:t>
      </w:r>
      <w:r w:rsidR="00096F42">
        <w:rPr>
          <w:rFonts w:ascii="Aptos" w:hAnsi="Aptos" w:cs="Times New Roman"/>
          <w:lang w:val="en-US"/>
        </w:rPr>
        <w:t xml:space="preserve">hank you for the suggestion! </w:t>
      </w:r>
      <w:r w:rsidR="00DC0B5A">
        <w:rPr>
          <w:rFonts w:ascii="Aptos" w:hAnsi="Aptos" w:cs="Times New Roman"/>
          <w:lang w:val="en-US"/>
        </w:rPr>
        <w:t>We added the sentence</w:t>
      </w:r>
      <w:r w:rsidR="00131B1C">
        <w:rPr>
          <w:rFonts w:ascii="Aptos" w:hAnsi="Aptos" w:cs="Times New Roman"/>
          <w:lang w:val="en-US"/>
        </w:rPr>
        <w:t xml:space="preserve"> (L4</w:t>
      </w:r>
      <w:r w:rsidR="0017773C">
        <w:rPr>
          <w:rFonts w:ascii="Aptos" w:hAnsi="Aptos" w:cs="Times New Roman"/>
          <w:lang w:val="en-US"/>
        </w:rPr>
        <w:t>50</w:t>
      </w:r>
      <w:r w:rsidR="00131B1C">
        <w:rPr>
          <w:rFonts w:ascii="Aptos" w:hAnsi="Aptos" w:cs="Times New Roman"/>
          <w:lang w:val="en-US"/>
        </w:rPr>
        <w:t>-463</w:t>
      </w:r>
      <w:r w:rsidR="00131B1C" w:rsidRPr="00131B1C">
        <w:rPr>
          <w:rFonts w:ascii="Aptos" w:hAnsi="Aptos" w:cs="Times New Roman"/>
          <w:lang w:val="en-US"/>
        </w:rPr>
        <w:t>)</w:t>
      </w:r>
      <w:r w:rsidR="00DC0B5A" w:rsidRPr="00131B1C">
        <w:rPr>
          <w:rFonts w:ascii="Aptos" w:hAnsi="Aptos" w:cs="Times New Roman"/>
          <w:lang w:val="en-US"/>
        </w:rPr>
        <w:t>: “</w:t>
      </w:r>
      <w:commentRangeStart w:id="4"/>
      <w:commentRangeStart w:id="5"/>
      <w:r w:rsidR="00131B1C" w:rsidRPr="00131B1C">
        <w:rPr>
          <w:rFonts w:ascii="Aptos" w:hAnsi="Aptos"/>
        </w:rPr>
        <w:fldChar w:fldCharType="begin"/>
      </w:r>
      <w:r w:rsidR="007D6F88">
        <w:rPr>
          <w:rFonts w:ascii="Aptos" w:hAnsi="Aptos"/>
          <w:lang w:val="en-US"/>
        </w:rPr>
        <w:instrText xml:space="preserve"> ADDIN ZOTERO_ITEM CSL_CITATION {"citationID":"kYGhjjG3","properties":{"formattedCitation":"(Gregory and Woolhouse 1993)","plainCitation":"(Gregory and Woolhouse 1993)","dontUpdate":true,"noteIndex":0},"citationItems":[{"id":12719,"uris":["http://zotero.org/groups/2585270/items/UA5N22TK"],"itemData":{"id":12719,"type":"article-journal","abstract":"A simulation study is used to examine the statistical behaviour of estimators of parameters of parasite infection in relation to variation in sample size, the degree of parasite aggregation, and mean parasite burden. The most important patterns to emerge are the associations between estimates of parameters and sample size (= number of host individuals). As sample size decreases values of sample mean parasite burden, its associated variance, and the level of parasite aggregation are all systematically underestimated. The geometric mean of parasite burden and the prevalence of infection appear to be independent of associations with other parasite parameters. Estimates of parameter values may also depend on the underlying frequency distribution, but appear insensitive to variation in the population mean parasite burden. Results are discussed in relation to the interpretation of data derived from field-based studies. In particular, establishing the form of the relationship between host age and mean parasite burden and/or the degree of parasite aggregation. It is typical for sample size to decline as a function of host age within cross-sectional field data. This may give rise to artefactual patterns in the shape of age-aggregation curves in which sample sizes are unequal among host age classes.","container-title":"Acta Tropica","DOI":"10.1016/0001-706X(93)90059-K","ISSN":"0001-706X","issue":"2","journalAbbreviation":"Acta Tropica","page":"131-139","source":"ScienceDirect","title":"Quantification of parasite aggregation: A simulation study","title-short":"Quantification of parasite aggregation","volume":"54","author":[{"family":"Gregory","given":"R. D."},{"family":"Woolhouse","given":"M. E. J."}],"issued":{"date-parts":[["1993",8,1]]}}}],"schema":"https://github.com/citation-style-language/schema/raw/master/csl-citation.json"} </w:instrText>
      </w:r>
      <w:r w:rsidR="00131B1C" w:rsidRPr="00131B1C">
        <w:rPr>
          <w:rFonts w:ascii="Aptos" w:hAnsi="Aptos"/>
        </w:rPr>
        <w:fldChar w:fldCharType="separate"/>
      </w:r>
      <w:r w:rsidR="00131B1C" w:rsidRPr="00131B1C">
        <w:rPr>
          <w:rFonts w:ascii="Aptos" w:hAnsi="Aptos"/>
          <w:noProof/>
          <w:lang w:val="en-US"/>
        </w:rPr>
        <w:t>Gregory and Woolhouse (1993)</w:t>
      </w:r>
      <w:r w:rsidR="00131B1C" w:rsidRPr="00131B1C">
        <w:rPr>
          <w:rFonts w:ascii="Aptos" w:hAnsi="Aptos"/>
        </w:rPr>
        <w:fldChar w:fldCharType="end"/>
      </w:r>
      <w:r w:rsidR="00131B1C" w:rsidRPr="00131B1C">
        <w:rPr>
          <w:rFonts w:ascii="Aptos" w:hAnsi="Aptos"/>
          <w:lang w:val="en-US"/>
        </w:rPr>
        <w:t xml:space="preserve"> found contrasting results where simple size has no effect on </w:t>
      </w:r>
      <w:r w:rsidR="00B103CC">
        <w:rPr>
          <w:rFonts w:ascii="Aptos" w:hAnsi="Aptos"/>
          <w:lang w:val="en-US"/>
        </w:rPr>
        <w:t xml:space="preserve">parasite </w:t>
      </w:r>
      <w:r w:rsidR="00131B1C" w:rsidRPr="00131B1C">
        <w:rPr>
          <w:rFonts w:ascii="Aptos" w:hAnsi="Aptos"/>
          <w:lang w:val="en-US"/>
        </w:rPr>
        <w:t>prevalence values.”</w:t>
      </w:r>
      <w:commentRangeEnd w:id="4"/>
      <w:r w:rsidR="00096F42">
        <w:rPr>
          <w:rStyle w:val="Marquedecommentaire"/>
        </w:rPr>
        <w:commentReference w:id="4"/>
      </w:r>
      <w:commentRangeEnd w:id="5"/>
      <w:r w:rsidR="002E737F">
        <w:rPr>
          <w:rStyle w:val="Marquedecommentaire"/>
        </w:rPr>
        <w:commentReference w:id="5"/>
      </w:r>
      <w:r w:rsidR="00131B1C">
        <w:rPr>
          <w:lang w:val="en-US"/>
        </w:rPr>
        <w:t>.</w:t>
      </w:r>
    </w:p>
    <w:p w14:paraId="16678642" w14:textId="77777777" w:rsidR="007C679F" w:rsidRPr="00412063" w:rsidRDefault="007C679F" w:rsidP="0046034D">
      <w:pPr>
        <w:spacing w:line="360" w:lineRule="auto"/>
        <w:jc w:val="both"/>
        <w:rPr>
          <w:rFonts w:ascii="Aptos" w:hAnsi="Aptos" w:cs="Times New Roman"/>
          <w:color w:val="000000" w:themeColor="text1"/>
          <w:lang w:val="en-US"/>
        </w:rPr>
      </w:pPr>
    </w:p>
    <w:p w14:paraId="57C253BE" w14:textId="394530D6" w:rsidR="00FF443D" w:rsidRPr="00131B1C" w:rsidRDefault="00131B1C" w:rsidP="0046034D">
      <w:pPr>
        <w:spacing w:line="360" w:lineRule="auto"/>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[5] </w:t>
      </w:r>
      <w:r w:rsidRPr="00131B1C">
        <w:rPr>
          <w:rFonts w:ascii="Aptos" w:hAnsi="Aptos" w:cs="Times New Roman"/>
          <w:color w:val="808080" w:themeColor="background1" w:themeShade="80"/>
          <w:lang w:val="en-US"/>
        </w:rPr>
        <w:t xml:space="preserve">Is it possible that the bimodal distribution of prevalence values across lakes (Figure 4) for the transect and combined methods is due to the fact that a snorkeler is more likely to detect infection when fish are heavily infected? </w:t>
      </w:r>
      <w:proofErr w:type="gramStart"/>
      <w:r w:rsidRPr="00131B1C">
        <w:rPr>
          <w:rFonts w:ascii="Aptos" w:hAnsi="Aptos" w:cs="Times New Roman"/>
          <w:color w:val="808080" w:themeColor="background1" w:themeShade="80"/>
          <w:lang w:val="en-US"/>
        </w:rPr>
        <w:t>So</w:t>
      </w:r>
      <w:proofErr w:type="gramEnd"/>
      <w:r w:rsidRPr="00131B1C">
        <w:rPr>
          <w:rFonts w:ascii="Aptos" w:hAnsi="Aptos" w:cs="Times New Roman"/>
          <w:color w:val="808080" w:themeColor="background1" w:themeShade="80"/>
          <w:lang w:val="en-US"/>
        </w:rPr>
        <w:t xml:space="preserve"> if you have two lakes, one with high intensity of infection and one with low intensity, but both with the same prevalence, visual detection by snorkelers might lead to high and low prevalence estimates, respectively. It’s easier to see 100 black spots on a fish than just two or three spots. Could the bimodal distribution reflect high variance in average intensity of infection among lakes, not in prevalence? The other two methods, where fish are held in the researchers’ hands, are much less likely to produce prevalence estimates affected by low intensity values.</w:t>
      </w:r>
    </w:p>
    <w:p w14:paraId="41DB12FB" w14:textId="77777777" w:rsidR="00131B1C" w:rsidRDefault="00131B1C" w:rsidP="0046034D">
      <w:pPr>
        <w:spacing w:line="360" w:lineRule="auto"/>
        <w:rPr>
          <w:rFonts w:ascii="Aptos" w:hAnsi="Aptos" w:cs="Times New Roman"/>
          <w:lang w:val="en-US"/>
        </w:rPr>
      </w:pPr>
    </w:p>
    <w:p w14:paraId="093CA7AF" w14:textId="59EB6A65" w:rsidR="00BA1B48" w:rsidRDefault="00BA1B48" w:rsidP="0046034D">
      <w:pPr>
        <w:spacing w:line="360" w:lineRule="auto"/>
        <w:jc w:val="both"/>
        <w:rPr>
          <w:rFonts w:ascii="Aptos" w:hAnsi="Aptos" w:cs="Times New Roman"/>
          <w:lang w:val="en-US"/>
        </w:rPr>
      </w:pPr>
      <w:r>
        <w:rPr>
          <w:rFonts w:ascii="Aptos" w:hAnsi="Aptos" w:cs="Times New Roman"/>
          <w:lang w:val="en-US"/>
        </w:rPr>
        <w:t xml:space="preserve">This is an interesting thought </w:t>
      </w:r>
      <w:r w:rsidR="00957D5A">
        <w:rPr>
          <w:rFonts w:ascii="Aptos" w:hAnsi="Aptos" w:cs="Times New Roman"/>
          <w:lang w:val="en-US"/>
        </w:rPr>
        <w:t xml:space="preserve">that </w:t>
      </w:r>
      <w:r>
        <w:rPr>
          <w:rFonts w:ascii="Aptos" w:hAnsi="Aptos" w:cs="Times New Roman"/>
          <w:lang w:val="en-US"/>
        </w:rPr>
        <w:t xml:space="preserve">we </w:t>
      </w:r>
      <w:r w:rsidR="00096F42">
        <w:rPr>
          <w:rFonts w:ascii="Aptos" w:hAnsi="Aptos" w:cs="Times New Roman"/>
          <w:lang w:val="en-US"/>
        </w:rPr>
        <w:t>had</w:t>
      </w:r>
      <w:r>
        <w:rPr>
          <w:rFonts w:ascii="Aptos" w:hAnsi="Aptos" w:cs="Times New Roman"/>
          <w:lang w:val="en-US"/>
        </w:rPr>
        <w:t xml:space="preserve"> not considered</w:t>
      </w:r>
      <w:r w:rsidR="00957D5A">
        <w:rPr>
          <w:rFonts w:ascii="Aptos" w:hAnsi="Aptos" w:cs="Times New Roman"/>
          <w:lang w:val="en-US"/>
        </w:rPr>
        <w:t xml:space="preserve">. Indeed, this phenomenon </w:t>
      </w:r>
      <w:r>
        <w:rPr>
          <w:rFonts w:ascii="Aptos" w:hAnsi="Aptos" w:cs="Times New Roman"/>
          <w:lang w:val="en-US"/>
        </w:rPr>
        <w:t>might be possible since</w:t>
      </w:r>
      <w:r w:rsidR="00623140">
        <w:rPr>
          <w:rFonts w:ascii="Aptos" w:hAnsi="Aptos" w:cs="Times New Roman"/>
          <w:lang w:val="en-US"/>
        </w:rPr>
        <w:t xml:space="preserve"> </w:t>
      </w:r>
      <w:r>
        <w:rPr>
          <w:rFonts w:ascii="Aptos" w:hAnsi="Aptos" w:cs="Times New Roman"/>
          <w:lang w:val="en-US"/>
        </w:rPr>
        <w:t xml:space="preserve">snorkeling observations </w:t>
      </w:r>
      <w:r w:rsidR="00FA336D">
        <w:rPr>
          <w:rFonts w:ascii="Aptos" w:hAnsi="Aptos" w:cs="Times New Roman"/>
          <w:lang w:val="en-US"/>
        </w:rPr>
        <w:t xml:space="preserve">have </w:t>
      </w:r>
      <w:r>
        <w:rPr>
          <w:rFonts w:ascii="Aptos" w:hAnsi="Aptos" w:cs="Times New Roman"/>
          <w:lang w:val="en-US"/>
        </w:rPr>
        <w:t xml:space="preserve">a higher </w:t>
      </w:r>
      <w:r w:rsidR="00FA336D">
        <w:rPr>
          <w:rFonts w:ascii="Aptos" w:hAnsi="Aptos" w:cs="Times New Roman"/>
          <w:lang w:val="en-US"/>
        </w:rPr>
        <w:t xml:space="preserve">infection </w:t>
      </w:r>
      <w:r>
        <w:rPr>
          <w:rFonts w:ascii="Aptos" w:hAnsi="Aptos" w:cs="Times New Roman"/>
          <w:lang w:val="en-US"/>
        </w:rPr>
        <w:t xml:space="preserve">assessment uncertainty. </w:t>
      </w:r>
      <w:r w:rsidR="00FA336D">
        <w:rPr>
          <w:rFonts w:ascii="Aptos" w:hAnsi="Aptos" w:cs="Times New Roman"/>
          <w:lang w:val="en-US"/>
        </w:rPr>
        <w:t xml:space="preserve">If we consider </w:t>
      </w:r>
      <w:r>
        <w:rPr>
          <w:rFonts w:ascii="Aptos" w:hAnsi="Aptos" w:cs="Times New Roman"/>
          <w:lang w:val="en-US"/>
        </w:rPr>
        <w:t>fishing prevalence as the “true” prevalence (i.e., prevalence measured with data from both minnow traps and sein net)</w:t>
      </w:r>
      <w:r w:rsidR="00FA336D">
        <w:rPr>
          <w:rFonts w:ascii="Aptos" w:hAnsi="Aptos" w:cs="Times New Roman"/>
          <w:lang w:val="en-US"/>
        </w:rPr>
        <w:t xml:space="preserve"> and </w:t>
      </w:r>
      <w:r>
        <w:rPr>
          <w:rFonts w:ascii="Aptos" w:hAnsi="Aptos" w:cs="Times New Roman"/>
          <w:lang w:val="en-US"/>
        </w:rPr>
        <w:t>low-</w:t>
      </w:r>
      <w:r w:rsidR="00A83569">
        <w:rPr>
          <w:rFonts w:ascii="Aptos" w:hAnsi="Aptos" w:cs="Times New Roman"/>
          <w:lang w:val="en-US"/>
        </w:rPr>
        <w:t xml:space="preserve">prevalence </w:t>
      </w:r>
      <w:r>
        <w:rPr>
          <w:rFonts w:ascii="Aptos" w:hAnsi="Aptos" w:cs="Times New Roman"/>
          <w:lang w:val="en-US"/>
        </w:rPr>
        <w:t xml:space="preserve">lakes </w:t>
      </w:r>
      <w:r w:rsidR="00957D5A">
        <w:rPr>
          <w:rFonts w:ascii="Aptos" w:hAnsi="Aptos" w:cs="Times New Roman"/>
          <w:lang w:val="en-US"/>
        </w:rPr>
        <w:t xml:space="preserve">as those </w:t>
      </w:r>
      <w:r w:rsidR="00A83569">
        <w:rPr>
          <w:rFonts w:ascii="Aptos" w:hAnsi="Aptos" w:cs="Times New Roman"/>
          <w:lang w:val="en-US"/>
        </w:rPr>
        <w:t xml:space="preserve">reporting </w:t>
      </w:r>
      <w:r w:rsidR="00A83569">
        <w:rPr>
          <w:rFonts w:ascii="Aptos" w:hAnsi="Aptos" w:cs="Times New Roman"/>
          <w:lang w:val="en-US"/>
        </w:rPr>
        <w:sym w:font="Symbol" w:char="F0A3"/>
      </w:r>
      <w:r w:rsidR="00A83569">
        <w:rPr>
          <w:rFonts w:ascii="Aptos" w:hAnsi="Aptos" w:cs="Times New Roman"/>
          <w:lang w:val="en-US"/>
        </w:rPr>
        <w:t xml:space="preserve"> 25% of infection</w:t>
      </w:r>
      <w:r w:rsidR="00FA336D">
        <w:rPr>
          <w:rFonts w:ascii="Aptos" w:hAnsi="Aptos" w:cs="Times New Roman"/>
          <w:lang w:val="en-US"/>
        </w:rPr>
        <w:t>,</w:t>
      </w:r>
      <w:r w:rsidR="00A83569">
        <w:rPr>
          <w:rFonts w:ascii="Aptos" w:hAnsi="Aptos" w:cs="Times New Roman"/>
          <w:lang w:val="en-US"/>
        </w:rPr>
        <w:t xml:space="preserve"> </w:t>
      </w:r>
      <w:r w:rsidR="00FA336D">
        <w:rPr>
          <w:rFonts w:ascii="Aptos" w:hAnsi="Aptos" w:cs="Times New Roman"/>
          <w:lang w:val="en-US"/>
        </w:rPr>
        <w:t>we can compare</w:t>
      </w:r>
      <w:r w:rsidR="00A83569">
        <w:rPr>
          <w:rFonts w:ascii="Aptos" w:hAnsi="Aptos" w:cs="Times New Roman"/>
          <w:lang w:val="en-US"/>
        </w:rPr>
        <w:t xml:space="preserve"> the “true” prevalence of these lakes to the prevalence obtained through snorkeling observations. In our data, there </w:t>
      </w:r>
      <w:r w:rsidR="00957D5A">
        <w:rPr>
          <w:rFonts w:ascii="Aptos" w:hAnsi="Aptos" w:cs="Times New Roman"/>
          <w:lang w:val="en-US"/>
        </w:rPr>
        <w:t xml:space="preserve">are </w:t>
      </w:r>
      <w:r w:rsidR="00A83569">
        <w:rPr>
          <w:rFonts w:ascii="Aptos" w:hAnsi="Aptos" w:cs="Times New Roman"/>
          <w:lang w:val="en-US"/>
        </w:rPr>
        <w:t xml:space="preserve">4 lakes fitting these criteria that </w:t>
      </w:r>
      <w:r w:rsidR="00957D5A">
        <w:rPr>
          <w:rFonts w:ascii="Aptos" w:hAnsi="Aptos" w:cs="Times New Roman"/>
          <w:lang w:val="en-US"/>
        </w:rPr>
        <w:t>were</w:t>
      </w:r>
      <w:r w:rsidR="00A83569">
        <w:rPr>
          <w:rFonts w:ascii="Aptos" w:hAnsi="Aptos" w:cs="Times New Roman"/>
          <w:lang w:val="en-US"/>
        </w:rPr>
        <w:t xml:space="preserve"> sampled with all three methods</w:t>
      </w:r>
      <w:r w:rsidR="00D027DE">
        <w:rPr>
          <w:rFonts w:ascii="Aptos" w:hAnsi="Aptos" w:cs="Times New Roman"/>
          <w:lang w:val="en-US"/>
        </w:rPr>
        <w:t xml:space="preserve"> (</w:t>
      </w:r>
      <w:r w:rsidR="00957D5A">
        <w:rPr>
          <w:rFonts w:ascii="Aptos" w:hAnsi="Aptos" w:cs="Times New Roman"/>
          <w:lang w:val="en-US"/>
        </w:rPr>
        <w:t>excluding L</w:t>
      </w:r>
      <w:r w:rsidR="00D027DE">
        <w:rPr>
          <w:rFonts w:ascii="Aptos" w:hAnsi="Aptos" w:cs="Times New Roman"/>
          <w:lang w:val="en-US"/>
        </w:rPr>
        <w:t>ake Triton because 0% prevalence</w:t>
      </w:r>
      <w:r w:rsidR="00957D5A">
        <w:rPr>
          <w:rFonts w:ascii="Aptos" w:hAnsi="Aptos" w:cs="Times New Roman"/>
          <w:lang w:val="en-US"/>
        </w:rPr>
        <w:t xml:space="preserve"> of infection was estimated in all three methods</w:t>
      </w:r>
      <w:r w:rsidR="00623140">
        <w:rPr>
          <w:rFonts w:ascii="Aptos" w:hAnsi="Aptos" w:cs="Times New Roman"/>
          <w:lang w:val="en-US"/>
        </w:rPr>
        <w:t>)</w:t>
      </w:r>
      <w:r w:rsidR="00A83569">
        <w:rPr>
          <w:rFonts w:ascii="Aptos" w:hAnsi="Aptos" w:cs="Times New Roman"/>
          <w:lang w:val="en-US"/>
        </w:rPr>
        <w:t>.</w:t>
      </w:r>
      <w:r w:rsidR="00D027DE">
        <w:rPr>
          <w:rFonts w:ascii="Aptos" w:hAnsi="Aptos" w:cs="Times New Roman"/>
          <w:lang w:val="en-US"/>
        </w:rPr>
        <w:t xml:space="preserve"> </w:t>
      </w:r>
      <w:r w:rsidR="00957D5A">
        <w:rPr>
          <w:rFonts w:ascii="Aptos" w:hAnsi="Aptos" w:cs="Times New Roman"/>
          <w:lang w:val="en-US"/>
        </w:rPr>
        <w:t xml:space="preserve">A table (R1) comparing the </w:t>
      </w:r>
      <w:r w:rsidR="00D027DE">
        <w:rPr>
          <w:rFonts w:ascii="Aptos" w:hAnsi="Aptos" w:cs="Times New Roman"/>
          <w:lang w:val="en-US"/>
        </w:rPr>
        <w:t xml:space="preserve">prevalence measured with either fishing method </w:t>
      </w:r>
      <w:r w:rsidR="00FA336D">
        <w:rPr>
          <w:rFonts w:ascii="Aptos" w:hAnsi="Aptos" w:cs="Times New Roman"/>
          <w:lang w:val="en-US"/>
        </w:rPr>
        <w:t xml:space="preserve">(“true prevalence”) </w:t>
      </w:r>
      <w:r w:rsidR="00D027DE">
        <w:rPr>
          <w:rFonts w:ascii="Aptos" w:hAnsi="Aptos" w:cs="Times New Roman"/>
          <w:lang w:val="en-US"/>
        </w:rPr>
        <w:t>or snorkeling transects shows that snorkeling observations underestimated infection prevalence in</w:t>
      </w:r>
      <w:r w:rsidR="00DC62E4">
        <w:rPr>
          <w:rFonts w:ascii="Aptos" w:hAnsi="Aptos" w:cs="Times New Roman"/>
          <w:lang w:val="en-US"/>
        </w:rPr>
        <w:t xml:space="preserve"> 3</w:t>
      </w:r>
      <w:r w:rsidR="00D027DE">
        <w:rPr>
          <w:rFonts w:ascii="Aptos" w:hAnsi="Aptos" w:cs="Times New Roman"/>
          <w:lang w:val="en-US"/>
        </w:rPr>
        <w:t xml:space="preserve"> lakes </w:t>
      </w:r>
      <w:r w:rsidR="00DC62E4">
        <w:rPr>
          <w:rFonts w:ascii="Aptos" w:hAnsi="Aptos" w:cs="Times New Roman"/>
          <w:lang w:val="en-US"/>
        </w:rPr>
        <w:t xml:space="preserve">out of 4, </w:t>
      </w:r>
      <w:r w:rsidR="00D027DE">
        <w:rPr>
          <w:rFonts w:ascii="Aptos" w:hAnsi="Aptos" w:cs="Times New Roman"/>
          <w:lang w:val="en-US"/>
        </w:rPr>
        <w:t xml:space="preserve">with difference in prevalence varying between 8 and 15%. In </w:t>
      </w:r>
      <w:r w:rsidR="00623140">
        <w:rPr>
          <w:rFonts w:ascii="Aptos" w:hAnsi="Aptos" w:cs="Times New Roman"/>
          <w:lang w:val="en-US"/>
        </w:rPr>
        <w:t>L</w:t>
      </w:r>
      <w:r w:rsidR="00D027DE">
        <w:rPr>
          <w:rFonts w:ascii="Aptos" w:hAnsi="Aptos" w:cs="Times New Roman"/>
          <w:lang w:val="en-US"/>
        </w:rPr>
        <w:t xml:space="preserve">ake Echo, the snorkeling method </w:t>
      </w:r>
      <w:r w:rsidR="004642A3">
        <w:rPr>
          <w:rFonts w:ascii="Aptos" w:hAnsi="Aptos" w:cs="Times New Roman"/>
          <w:lang w:val="en-US"/>
        </w:rPr>
        <w:lastRenderedPageBreak/>
        <w:t>led</w:t>
      </w:r>
      <w:r w:rsidR="00D027DE">
        <w:rPr>
          <w:rFonts w:ascii="Aptos" w:hAnsi="Aptos" w:cs="Times New Roman"/>
          <w:lang w:val="en-US"/>
        </w:rPr>
        <w:t xml:space="preserve"> to a prevalence </w:t>
      </w:r>
      <w:r w:rsidR="00957D5A">
        <w:rPr>
          <w:rFonts w:ascii="Aptos" w:hAnsi="Aptos" w:cs="Times New Roman"/>
          <w:lang w:val="en-US"/>
        </w:rPr>
        <w:t xml:space="preserve">estimate </w:t>
      </w:r>
      <w:r w:rsidR="00D027DE">
        <w:rPr>
          <w:rFonts w:ascii="Aptos" w:hAnsi="Aptos" w:cs="Times New Roman"/>
          <w:lang w:val="en-US"/>
        </w:rPr>
        <w:t>3%</w:t>
      </w:r>
      <w:r w:rsidR="00096F42">
        <w:rPr>
          <w:rFonts w:ascii="Aptos" w:hAnsi="Aptos" w:cs="Times New Roman"/>
          <w:lang w:val="en-US"/>
        </w:rPr>
        <w:t xml:space="preserve"> lower</w:t>
      </w:r>
      <w:r w:rsidR="00D027DE">
        <w:rPr>
          <w:rFonts w:ascii="Aptos" w:hAnsi="Aptos" w:cs="Times New Roman"/>
          <w:lang w:val="en-US"/>
        </w:rPr>
        <w:t xml:space="preserve"> than </w:t>
      </w:r>
      <w:r w:rsidR="00957D5A">
        <w:rPr>
          <w:rFonts w:ascii="Aptos" w:hAnsi="Aptos" w:cs="Times New Roman"/>
          <w:lang w:val="en-US"/>
        </w:rPr>
        <w:t xml:space="preserve">the </w:t>
      </w:r>
      <w:r w:rsidR="00D027DE">
        <w:rPr>
          <w:rFonts w:ascii="Aptos" w:hAnsi="Aptos" w:cs="Times New Roman"/>
          <w:lang w:val="en-US"/>
        </w:rPr>
        <w:t xml:space="preserve">fishing methods. Therefore, </w:t>
      </w:r>
      <w:r w:rsidR="00DC62E4">
        <w:rPr>
          <w:rFonts w:ascii="Aptos" w:hAnsi="Aptos" w:cs="Times New Roman"/>
          <w:lang w:val="en-US"/>
        </w:rPr>
        <w:t xml:space="preserve">while </w:t>
      </w:r>
      <w:r w:rsidR="00D027DE">
        <w:rPr>
          <w:rFonts w:ascii="Aptos" w:hAnsi="Aptos" w:cs="Times New Roman"/>
          <w:lang w:val="en-US"/>
        </w:rPr>
        <w:t xml:space="preserve">we agree </w:t>
      </w:r>
      <w:r w:rsidR="000B45E2">
        <w:rPr>
          <w:rFonts w:ascii="Aptos" w:hAnsi="Aptos" w:cs="Times New Roman"/>
          <w:lang w:val="en-US"/>
        </w:rPr>
        <w:t>that the risk of underestimating infection prevalence is greater in snorkeling transect due t</w:t>
      </w:r>
      <w:r w:rsidR="00992CA4">
        <w:rPr>
          <w:rFonts w:ascii="Aptos" w:hAnsi="Aptos" w:cs="Times New Roman"/>
          <w:lang w:val="en-US"/>
        </w:rPr>
        <w:t>o quality of observations</w:t>
      </w:r>
      <w:r w:rsidR="000B45E2">
        <w:rPr>
          <w:rFonts w:ascii="Aptos" w:hAnsi="Aptos" w:cs="Times New Roman"/>
          <w:lang w:val="en-US"/>
        </w:rPr>
        <w:t>,</w:t>
      </w:r>
      <w:r w:rsidR="00DC62E4">
        <w:rPr>
          <w:rFonts w:ascii="Aptos" w:hAnsi="Aptos" w:cs="Times New Roman"/>
          <w:lang w:val="en-US"/>
        </w:rPr>
        <w:t xml:space="preserve"> </w:t>
      </w:r>
      <w:r w:rsidR="00992CA4">
        <w:rPr>
          <w:rFonts w:ascii="Aptos" w:hAnsi="Aptos" w:cs="Times New Roman"/>
          <w:lang w:val="en-US"/>
        </w:rPr>
        <w:t xml:space="preserve">we would not feel comfortable to draw such conclusion based </w:t>
      </w:r>
      <w:r w:rsidR="000B45E2">
        <w:rPr>
          <w:rFonts w:ascii="Aptos" w:hAnsi="Aptos" w:cs="Times New Roman"/>
          <w:lang w:val="en-US"/>
        </w:rPr>
        <w:t xml:space="preserve">our comparison </w:t>
      </w:r>
      <w:r w:rsidR="00992CA4">
        <w:rPr>
          <w:rFonts w:ascii="Aptos" w:hAnsi="Aptos" w:cs="Times New Roman"/>
          <w:lang w:val="en-US"/>
        </w:rPr>
        <w:t xml:space="preserve">against </w:t>
      </w:r>
      <w:r w:rsidR="000B45E2">
        <w:rPr>
          <w:rFonts w:ascii="Aptos" w:hAnsi="Aptos" w:cs="Times New Roman"/>
          <w:lang w:val="en-US"/>
        </w:rPr>
        <w:t>“true” prevalence (Table R1) in low-</w:t>
      </w:r>
      <w:r w:rsidR="00992CA4">
        <w:rPr>
          <w:rFonts w:ascii="Aptos" w:hAnsi="Aptos" w:cs="Times New Roman"/>
          <w:lang w:val="en-US"/>
        </w:rPr>
        <w:t>prevalence lakes.</w:t>
      </w:r>
    </w:p>
    <w:p w14:paraId="19251512" w14:textId="77777777" w:rsidR="0046034D" w:rsidRDefault="0046034D" w:rsidP="0046034D">
      <w:pPr>
        <w:spacing w:line="360" w:lineRule="auto"/>
        <w:jc w:val="both"/>
        <w:rPr>
          <w:rFonts w:ascii="Aptos" w:hAnsi="Aptos" w:cs="Times New Roman"/>
          <w:lang w:val="en-US"/>
        </w:rPr>
      </w:pPr>
    </w:p>
    <w:p w14:paraId="0B21EBB1" w14:textId="77777777" w:rsidR="0046034D" w:rsidRDefault="004642A3" w:rsidP="0046034D">
      <w:pPr>
        <w:spacing w:line="360" w:lineRule="auto"/>
        <w:ind w:firstLine="708"/>
        <w:jc w:val="both"/>
        <w:rPr>
          <w:rFonts w:ascii="Aptos" w:hAnsi="Aptos" w:cs="Times New Roman"/>
          <w:lang w:val="en-US"/>
        </w:rPr>
      </w:pPr>
      <w:r>
        <w:rPr>
          <w:rFonts w:ascii="Aptos" w:hAnsi="Aptos" w:cs="Times New Roman"/>
          <w:lang w:val="en-US"/>
        </w:rPr>
        <w:t>For the second part of this comment relating to bimodal distribution reflecting variance in average intensity instead of prevalence, we compared frequency distributions of lake’s prevalence suggesting bimodality (transect and method combination) with frequency distributions of lake’s mean intensity class</w:t>
      </w:r>
      <w:r w:rsidR="008C11BF">
        <w:rPr>
          <w:rFonts w:ascii="Aptos" w:hAnsi="Aptos" w:cs="Times New Roman"/>
          <w:lang w:val="en-US"/>
        </w:rPr>
        <w:t xml:space="preserve"> (mean intensity class estimated with data from both fishing methods – not used in this manuscript) (</w:t>
      </w:r>
      <w:r w:rsidR="008C11BF" w:rsidRPr="00FA336D">
        <w:rPr>
          <w:rFonts w:ascii="Aptos" w:hAnsi="Aptos" w:cs="Times New Roman"/>
          <w:lang w:val="en-US"/>
        </w:rPr>
        <w:t>Figure R4</w:t>
      </w:r>
      <w:r w:rsidR="008C11BF">
        <w:rPr>
          <w:rFonts w:ascii="Aptos" w:hAnsi="Aptos" w:cs="Times New Roman"/>
          <w:lang w:val="en-US"/>
        </w:rPr>
        <w:t xml:space="preserve">). </w:t>
      </w:r>
      <w:r w:rsidR="00FA336D">
        <w:rPr>
          <w:rFonts w:ascii="Aptos" w:hAnsi="Aptos" w:cs="Times New Roman"/>
          <w:lang w:val="en-US"/>
        </w:rPr>
        <w:t xml:space="preserve">The data </w:t>
      </w:r>
      <w:r w:rsidR="00957D5A">
        <w:rPr>
          <w:rFonts w:ascii="Aptos" w:hAnsi="Aptos" w:cs="Times New Roman"/>
          <w:lang w:val="en-US"/>
        </w:rPr>
        <w:t xml:space="preserve">do not </w:t>
      </w:r>
      <w:r w:rsidR="00FA336D">
        <w:rPr>
          <w:rFonts w:ascii="Aptos" w:hAnsi="Aptos" w:cs="Times New Roman"/>
          <w:lang w:val="en-US"/>
        </w:rPr>
        <w:t>show a</w:t>
      </w:r>
      <w:r w:rsidR="00086EA7">
        <w:rPr>
          <w:rFonts w:ascii="Aptos" w:hAnsi="Aptos" w:cs="Times New Roman"/>
          <w:lang w:val="en-US"/>
        </w:rPr>
        <w:t xml:space="preserve"> clear relationship </w:t>
      </w:r>
      <w:r w:rsidR="000317A0">
        <w:rPr>
          <w:rFonts w:ascii="Aptos" w:hAnsi="Aptos" w:cs="Times New Roman"/>
          <w:lang w:val="en-US"/>
        </w:rPr>
        <w:t xml:space="preserve">between </w:t>
      </w:r>
      <w:r w:rsidR="00957D5A">
        <w:rPr>
          <w:rFonts w:ascii="Aptos" w:hAnsi="Aptos" w:cs="Times New Roman"/>
          <w:lang w:val="en-US"/>
        </w:rPr>
        <w:t xml:space="preserve">a </w:t>
      </w:r>
      <w:r w:rsidR="000317A0">
        <w:rPr>
          <w:rFonts w:ascii="Aptos" w:hAnsi="Aptos" w:cs="Times New Roman"/>
          <w:lang w:val="en-US"/>
        </w:rPr>
        <w:t xml:space="preserve">lake’s </w:t>
      </w:r>
      <w:r w:rsidR="00957D5A">
        <w:rPr>
          <w:rFonts w:ascii="Aptos" w:hAnsi="Aptos" w:cs="Times New Roman"/>
          <w:lang w:val="en-US"/>
        </w:rPr>
        <w:t xml:space="preserve">parasite </w:t>
      </w:r>
      <w:r w:rsidR="000317A0">
        <w:rPr>
          <w:rFonts w:ascii="Aptos" w:hAnsi="Aptos" w:cs="Times New Roman"/>
          <w:lang w:val="en-US"/>
        </w:rPr>
        <w:t>prevalence and intensity frequency distributions.</w:t>
      </w:r>
      <w:r w:rsidR="0066519B">
        <w:rPr>
          <w:rFonts w:ascii="Aptos" w:hAnsi="Aptos" w:cs="Times New Roman"/>
          <w:lang w:val="en-US"/>
        </w:rPr>
        <w:t xml:space="preserve"> Therefore, we have not included this possibility in the manuscript discussion.</w:t>
      </w:r>
    </w:p>
    <w:p w14:paraId="6D293171" w14:textId="77777777" w:rsidR="0046034D" w:rsidRDefault="0046034D" w:rsidP="0046034D">
      <w:pPr>
        <w:spacing w:line="360" w:lineRule="auto"/>
        <w:ind w:firstLine="708"/>
        <w:jc w:val="both"/>
        <w:rPr>
          <w:rFonts w:ascii="Aptos" w:hAnsi="Aptos" w:cs="Times New Roman"/>
          <w:lang w:val="en-US"/>
        </w:rPr>
      </w:pPr>
    </w:p>
    <w:p w14:paraId="50F0E583" w14:textId="38032EDA" w:rsidR="00F81452" w:rsidRDefault="0046034D" w:rsidP="0046034D">
      <w:pPr>
        <w:spacing w:line="360" w:lineRule="auto"/>
        <w:ind w:firstLine="708"/>
        <w:jc w:val="both"/>
        <w:rPr>
          <w:rFonts w:ascii="Aptos" w:hAnsi="Aptos"/>
        </w:rPr>
      </w:pPr>
      <w:r>
        <w:rPr>
          <w:rFonts w:ascii="Aptos" w:hAnsi="Aptos" w:cs="Times New Roman"/>
          <w:lang w:val="en-US"/>
        </w:rPr>
        <w:t xml:space="preserve">However, we added: </w:t>
      </w:r>
      <w:r w:rsidRPr="0046034D">
        <w:rPr>
          <w:rFonts w:ascii="Aptos" w:hAnsi="Aptos" w:cs="Times New Roman"/>
          <w:color w:val="000000" w:themeColor="text1"/>
          <w:lang w:val="en-US"/>
        </w:rPr>
        <w:t>“</w:t>
      </w:r>
      <w:r w:rsidRPr="0046034D">
        <w:rPr>
          <w:rFonts w:ascii="Aptos" w:hAnsi="Aptos"/>
          <w:color w:val="000000" w:themeColor="text1"/>
          <w:lang w:val="en-US"/>
        </w:rPr>
        <w:t xml:space="preserve">Detectability of infection is also easier when intensity of infection is high (a fish with only a few black spots could easily be missed by the observer) and thus, prevalence estimation might be more accurate in lakes where mean infection intensity is high no matter the prevalence value. </w:t>
      </w:r>
      <w:r w:rsidRPr="0046034D">
        <w:rPr>
          <w:rFonts w:ascii="Aptos" w:hAnsi="Aptos"/>
          <w:color w:val="000000" w:themeColor="text1"/>
        </w:rPr>
        <w:t>“</w:t>
      </w:r>
      <w:r>
        <w:rPr>
          <w:rFonts w:ascii="Aptos" w:hAnsi="Aptos"/>
        </w:rPr>
        <w:t xml:space="preserve"> in the discussion on biases relating to the snorkeling transect </w:t>
      </w:r>
      <w:proofErr w:type="spellStart"/>
      <w:r>
        <w:rPr>
          <w:rFonts w:ascii="Aptos" w:hAnsi="Aptos"/>
        </w:rPr>
        <w:t>method</w:t>
      </w:r>
      <w:proofErr w:type="spellEnd"/>
      <w:r>
        <w:rPr>
          <w:rFonts w:ascii="Aptos" w:hAnsi="Aptos"/>
        </w:rPr>
        <w:t xml:space="preserve"> (L421-424).</w:t>
      </w:r>
    </w:p>
    <w:p w14:paraId="114B99F0" w14:textId="77777777" w:rsidR="0046034D" w:rsidRDefault="0046034D" w:rsidP="0046034D">
      <w:pPr>
        <w:spacing w:line="360" w:lineRule="auto"/>
        <w:ind w:firstLine="708"/>
        <w:jc w:val="both"/>
        <w:rPr>
          <w:rFonts w:ascii="Aptos" w:hAnsi="Aptos" w:cs="Times New Roman"/>
          <w:lang w:val="en-US"/>
        </w:rPr>
      </w:pPr>
    </w:p>
    <w:p w14:paraId="79B7F42B" w14:textId="77777777" w:rsidR="008C4FD9" w:rsidRDefault="00F81452" w:rsidP="0046034D">
      <w:pPr>
        <w:spacing w:line="360" w:lineRule="auto"/>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[6] </w:t>
      </w:r>
      <w:r w:rsidRPr="00F81452">
        <w:rPr>
          <w:rFonts w:ascii="Aptos" w:hAnsi="Aptos" w:cs="Times New Roman"/>
          <w:color w:val="808080" w:themeColor="background1" w:themeShade="80"/>
          <w:lang w:val="en-US"/>
        </w:rPr>
        <w:t xml:space="preserve">Regarding spatial patterns in hotspots and </w:t>
      </w:r>
      <w:proofErr w:type="spellStart"/>
      <w:r w:rsidRPr="00F81452">
        <w:rPr>
          <w:rFonts w:ascii="Aptos" w:hAnsi="Aptos" w:cs="Times New Roman"/>
          <w:color w:val="808080" w:themeColor="background1" w:themeShade="80"/>
          <w:lang w:val="en-US"/>
        </w:rPr>
        <w:t>coldspots</w:t>
      </w:r>
      <w:proofErr w:type="spellEnd"/>
      <w:r w:rsidRPr="00F81452">
        <w:rPr>
          <w:rFonts w:ascii="Aptos" w:hAnsi="Aptos" w:cs="Times New Roman"/>
          <w:color w:val="808080" w:themeColor="background1" w:themeShade="80"/>
          <w:lang w:val="en-US"/>
        </w:rPr>
        <w:t xml:space="preserve"> of infection by trematodes in fish, the following may be relevant:</w:t>
      </w:r>
      <w:r>
        <w:rPr>
          <w:rFonts w:ascii="Aptos" w:hAnsi="Aptos" w:cs="Times New Roman"/>
          <w:color w:val="808080" w:themeColor="background1" w:themeShade="80"/>
          <w:lang w:val="en-US"/>
        </w:rPr>
        <w:t xml:space="preserve"> </w:t>
      </w:r>
      <w:r w:rsidRPr="00F81452">
        <w:rPr>
          <w:rFonts w:ascii="Aptos" w:hAnsi="Aptos" w:cs="Times New Roman"/>
          <w:color w:val="808080" w:themeColor="background1" w:themeShade="80"/>
          <w:lang w:val="en-US"/>
        </w:rPr>
        <w:t xml:space="preserve">Blasco-Costa et al (2015) </w:t>
      </w:r>
      <w:proofErr w:type="spellStart"/>
      <w:r w:rsidRPr="00F81452">
        <w:rPr>
          <w:rFonts w:ascii="Aptos" w:hAnsi="Aptos" w:cs="Times New Roman"/>
          <w:color w:val="808080" w:themeColor="background1" w:themeShade="80"/>
          <w:lang w:val="en-US"/>
        </w:rPr>
        <w:t>Ecography</w:t>
      </w:r>
      <w:proofErr w:type="spellEnd"/>
      <w:r w:rsidRPr="00F81452">
        <w:rPr>
          <w:rFonts w:ascii="Aptos" w:hAnsi="Aptos" w:cs="Times New Roman"/>
          <w:color w:val="808080" w:themeColor="background1" w:themeShade="80"/>
          <w:lang w:val="en-US"/>
        </w:rPr>
        <w:t xml:space="preserve"> 38: 301-310</w:t>
      </w:r>
    </w:p>
    <w:p w14:paraId="392D1B4E" w14:textId="1396FEE5" w:rsidR="0017773C" w:rsidRDefault="00F81452" w:rsidP="0046034D">
      <w:pPr>
        <w:spacing w:line="360" w:lineRule="auto"/>
        <w:jc w:val="both"/>
        <w:rPr>
          <w:rFonts w:ascii="Aptos" w:hAnsi="Aptos" w:cs="Times New Roman"/>
          <w:lang w:val="en-US"/>
        </w:rPr>
      </w:pPr>
      <w:r w:rsidRPr="00F81452">
        <w:rPr>
          <w:rFonts w:ascii="Aptos" w:hAnsi="Aptos" w:cs="Times New Roman"/>
          <w:color w:val="808080" w:themeColor="background1" w:themeShade="80"/>
          <w:lang w:val="en-US"/>
        </w:rPr>
        <w:br/>
      </w:r>
      <w:r w:rsidR="008C4FD9">
        <w:rPr>
          <w:rFonts w:ascii="Aptos" w:hAnsi="Aptos" w:cs="Times New Roman"/>
          <w:lang w:val="en-US"/>
        </w:rPr>
        <w:t xml:space="preserve">This is a great paper regarding determinants of spatial patterns of infection. However, since it focuses mainly of patterns of parasite abundance, we carefully, chose not to infer conclusions to our patterns of parasite prevalence, even though parasite prevalence often correlates with parasite abundance (but not always). </w:t>
      </w:r>
    </w:p>
    <w:p w14:paraId="22B37F5B" w14:textId="0A5105E9" w:rsidR="008C4FD9" w:rsidRDefault="00F81452" w:rsidP="0046034D">
      <w:pPr>
        <w:spacing w:line="360" w:lineRule="auto"/>
        <w:rPr>
          <w:rFonts w:ascii="Aptos" w:hAnsi="Aptos" w:cs="Times New Roman"/>
          <w:color w:val="808080" w:themeColor="background1" w:themeShade="80"/>
          <w:lang w:val="en-US"/>
        </w:rPr>
      </w:pPr>
      <w:r w:rsidRPr="00F81452">
        <w:rPr>
          <w:rFonts w:ascii="Aptos" w:hAnsi="Aptos" w:cs="Times New Roman"/>
          <w:lang w:val="en-US"/>
        </w:rPr>
        <w:br/>
      </w:r>
      <w:r w:rsidRPr="00F81452">
        <w:rPr>
          <w:rFonts w:ascii="Aptos" w:hAnsi="Aptos" w:cs="Times New Roman"/>
          <w:color w:val="808080" w:themeColor="background1" w:themeShade="80"/>
          <w:lang w:val="en-US"/>
        </w:rPr>
        <w:t xml:space="preserve">[7] Regarding the environmental (biotic and abiotic) drivers of prevalence, the following may be relevant: </w:t>
      </w:r>
      <w:bookmarkStart w:id="6" w:name="OLE_LINK1"/>
      <w:r w:rsidRPr="00F81452">
        <w:rPr>
          <w:rFonts w:ascii="Aptos" w:hAnsi="Aptos" w:cs="Times New Roman"/>
          <w:color w:val="808080" w:themeColor="background1" w:themeShade="80"/>
          <w:lang w:val="en-US"/>
        </w:rPr>
        <w:t>Martins &amp; Poulin (2024) Proceedings B 291: 20241673</w:t>
      </w:r>
      <w:bookmarkEnd w:id="6"/>
    </w:p>
    <w:p w14:paraId="7D8D2EA2" w14:textId="77777777" w:rsidR="0066519B" w:rsidRDefault="0066519B" w:rsidP="0046034D">
      <w:pPr>
        <w:spacing w:line="360" w:lineRule="auto"/>
        <w:rPr>
          <w:rFonts w:ascii="Aptos" w:hAnsi="Aptos" w:cs="Times New Roman"/>
          <w:color w:val="808080" w:themeColor="background1" w:themeShade="80"/>
          <w:lang w:val="en-US"/>
        </w:rPr>
      </w:pPr>
    </w:p>
    <w:p w14:paraId="5C1354F3" w14:textId="4D34CC44" w:rsidR="00714C12" w:rsidRDefault="008C4FD9" w:rsidP="0046034D">
      <w:pPr>
        <w:spacing w:line="360" w:lineRule="auto"/>
        <w:rPr>
          <w:rFonts w:ascii="Aptos" w:hAnsi="Aptos" w:cs="Times New Roman"/>
          <w:lang w:val="en-US"/>
        </w:rPr>
      </w:pPr>
      <w:r>
        <w:rPr>
          <w:rFonts w:ascii="Aptos" w:hAnsi="Aptos" w:cs="Times New Roman"/>
          <w:lang w:val="en-US"/>
        </w:rPr>
        <w:t xml:space="preserve">Thank you for sharing this paper. We feel this paper </w:t>
      </w:r>
      <w:r w:rsidR="00714C12">
        <w:rPr>
          <w:rFonts w:ascii="Aptos" w:hAnsi="Aptos" w:cs="Times New Roman"/>
          <w:lang w:val="en-US"/>
        </w:rPr>
        <w:t xml:space="preserve">brings up interesting results regarding phylogenetic importance in patterns of infection prevalence. We added this reference to acknowledge that parasite phylogenetic was unaccounted for in our analyses (L501-503). </w:t>
      </w:r>
    </w:p>
    <w:p w14:paraId="63ADF286" w14:textId="0E11CDDD" w:rsidR="00F81452" w:rsidRDefault="00F81452" w:rsidP="0046034D">
      <w:pPr>
        <w:spacing w:line="360" w:lineRule="auto"/>
        <w:rPr>
          <w:rFonts w:ascii="Aptos" w:hAnsi="Aptos" w:cs="Times New Roman"/>
          <w:lang w:val="en-US"/>
        </w:rPr>
      </w:pPr>
      <w:r w:rsidRPr="00F81452">
        <w:rPr>
          <w:rFonts w:ascii="Aptos" w:hAnsi="Aptos" w:cs="Times New Roman"/>
          <w:lang w:val="en-US"/>
        </w:rPr>
        <w:br/>
      </w:r>
      <w:r w:rsidRPr="00F81452">
        <w:rPr>
          <w:rFonts w:ascii="Aptos" w:hAnsi="Aptos" w:cs="Times New Roman"/>
          <w:color w:val="808080" w:themeColor="background1" w:themeShade="80"/>
          <w:lang w:val="en-US"/>
        </w:rPr>
        <w:t>[8] Lines 188-190: the same sentence is repeated twice.</w:t>
      </w:r>
    </w:p>
    <w:p w14:paraId="1BEC5B56" w14:textId="77777777" w:rsidR="00F81452" w:rsidRDefault="00F81452" w:rsidP="0046034D">
      <w:pPr>
        <w:spacing w:line="360" w:lineRule="auto"/>
        <w:rPr>
          <w:rFonts w:ascii="Aptos" w:hAnsi="Aptos" w:cs="Times New Roman"/>
          <w:lang w:val="en-US"/>
        </w:rPr>
      </w:pPr>
    </w:p>
    <w:p w14:paraId="7BC47C59" w14:textId="66FE5EA8" w:rsidR="00F81452" w:rsidRDefault="00753B61" w:rsidP="0046034D">
      <w:pPr>
        <w:spacing w:line="360" w:lineRule="auto"/>
        <w:rPr>
          <w:rFonts w:ascii="Aptos" w:hAnsi="Aptos" w:cs="Times New Roman"/>
          <w:lang w:val="en-US"/>
        </w:rPr>
      </w:pPr>
      <w:r>
        <w:rPr>
          <w:rFonts w:ascii="Aptos" w:hAnsi="Aptos" w:cs="Times New Roman"/>
          <w:lang w:val="en-US"/>
        </w:rPr>
        <w:t xml:space="preserve">Thank you for catching this typo. </w:t>
      </w:r>
      <w:r w:rsidR="00F81452">
        <w:rPr>
          <w:rFonts w:ascii="Aptos" w:hAnsi="Aptos" w:cs="Times New Roman"/>
          <w:lang w:val="en-US"/>
        </w:rPr>
        <w:t>The repeated sentence has been deleted (L188-189).</w:t>
      </w:r>
    </w:p>
    <w:p w14:paraId="1B6AC8FD" w14:textId="263D887F" w:rsidR="00F81452" w:rsidRDefault="00F81452" w:rsidP="0046034D">
      <w:pPr>
        <w:spacing w:line="360" w:lineRule="auto"/>
        <w:jc w:val="both"/>
        <w:rPr>
          <w:rFonts w:ascii="Aptos" w:hAnsi="Aptos" w:cs="Times New Roman"/>
          <w:lang w:val="en-US"/>
        </w:rPr>
      </w:pPr>
      <w:r>
        <w:rPr>
          <w:rFonts w:ascii="Aptos" w:hAnsi="Aptos" w:cs="Times New Roman"/>
          <w:lang w:val="en-US"/>
        </w:rPr>
        <w:t xml:space="preserve"> </w:t>
      </w:r>
      <w:r w:rsidRPr="00F81452">
        <w:rPr>
          <w:rFonts w:ascii="Aptos" w:hAnsi="Aptos" w:cs="Times New Roman"/>
          <w:lang w:val="en-US"/>
        </w:rPr>
        <w:br/>
      </w:r>
      <w:r w:rsidRPr="00F81452">
        <w:rPr>
          <w:rFonts w:ascii="Aptos" w:hAnsi="Aptos" w:cs="Times New Roman"/>
          <w:color w:val="808080" w:themeColor="background1" w:themeShade="80"/>
          <w:lang w:val="en-US"/>
        </w:rPr>
        <w:t>[9] Lines</w:t>
      </w:r>
      <w:r>
        <w:rPr>
          <w:rFonts w:ascii="Aptos" w:hAnsi="Aptos" w:cs="Times New Roman"/>
          <w:color w:val="808080" w:themeColor="background1" w:themeShade="80"/>
          <w:lang w:val="en-US"/>
        </w:rPr>
        <w:t xml:space="preserve"> </w:t>
      </w:r>
      <w:r w:rsidRPr="00F81452">
        <w:rPr>
          <w:rFonts w:ascii="Aptos" w:hAnsi="Aptos" w:cs="Times New Roman"/>
          <w:color w:val="808080" w:themeColor="background1" w:themeShade="80"/>
          <w:lang w:val="en-US"/>
        </w:rPr>
        <w:t>298-304: two of the 15 fish species were excluded from prevalence estimations because the literature suggested they were not suitable hosts. Why not repeat the analysis after excluding the other seven species (by my calculation) that were not found in your survey to be infected at all? Your own data provide some evidence that they may not be suitable hosts as well…</w:t>
      </w:r>
    </w:p>
    <w:p w14:paraId="144E9883" w14:textId="77777777" w:rsidR="00F81452" w:rsidRDefault="00F81452" w:rsidP="0046034D">
      <w:pPr>
        <w:spacing w:line="360" w:lineRule="auto"/>
        <w:jc w:val="both"/>
        <w:rPr>
          <w:rFonts w:ascii="Aptos" w:hAnsi="Aptos" w:cs="Times New Roman"/>
          <w:lang w:val="en-US"/>
        </w:rPr>
      </w:pPr>
    </w:p>
    <w:p w14:paraId="429D2C02" w14:textId="22819FF0" w:rsidR="00424AEB" w:rsidRDefault="00C31093" w:rsidP="0046034D">
      <w:pPr>
        <w:spacing w:line="360" w:lineRule="auto"/>
        <w:jc w:val="both"/>
        <w:rPr>
          <w:rFonts w:ascii="Aptos" w:hAnsi="Aptos" w:cs="Times New Roman"/>
          <w:lang w:val="en-US"/>
        </w:rPr>
      </w:pPr>
      <w:r>
        <w:rPr>
          <w:rFonts w:ascii="Aptos" w:hAnsi="Aptos" w:cs="Times New Roman"/>
          <w:lang w:val="en-US"/>
        </w:rPr>
        <w:t xml:space="preserve">The problem with this </w:t>
      </w:r>
      <w:r w:rsidR="00753B61">
        <w:rPr>
          <w:rFonts w:ascii="Aptos" w:hAnsi="Aptos" w:cs="Times New Roman"/>
          <w:lang w:val="en-US"/>
        </w:rPr>
        <w:t xml:space="preserve">suggestion </w:t>
      </w:r>
      <w:r>
        <w:rPr>
          <w:rFonts w:ascii="Aptos" w:hAnsi="Aptos" w:cs="Times New Roman"/>
          <w:lang w:val="en-US"/>
        </w:rPr>
        <w:t xml:space="preserve">is that cyprinids were not identified to the species level during the snorkeling transects. </w:t>
      </w:r>
      <w:r w:rsidR="00AD674A">
        <w:rPr>
          <w:rFonts w:ascii="Aptos" w:hAnsi="Aptos" w:cs="Times New Roman"/>
          <w:lang w:val="en-US"/>
        </w:rPr>
        <w:t>Nonetheless</w:t>
      </w:r>
      <w:r>
        <w:rPr>
          <w:rFonts w:ascii="Aptos" w:hAnsi="Aptos" w:cs="Times New Roman"/>
          <w:lang w:val="en-US"/>
        </w:rPr>
        <w:t xml:space="preserve">, we tested </w:t>
      </w:r>
      <w:r w:rsidR="00AD674A">
        <w:rPr>
          <w:rFonts w:ascii="Aptos" w:hAnsi="Aptos" w:cs="Times New Roman"/>
          <w:lang w:val="en-US"/>
        </w:rPr>
        <w:t xml:space="preserve">the effect of </w:t>
      </w:r>
      <w:r>
        <w:rPr>
          <w:rFonts w:ascii="Aptos" w:hAnsi="Aptos" w:cs="Times New Roman"/>
          <w:lang w:val="en-US"/>
        </w:rPr>
        <w:t>excluding uninfected species for the minnow trap and seine net method</w:t>
      </w:r>
      <w:r w:rsidR="00AD674A">
        <w:rPr>
          <w:rFonts w:ascii="Aptos" w:hAnsi="Aptos" w:cs="Times New Roman"/>
          <w:lang w:val="en-US"/>
        </w:rPr>
        <w:t>s</w:t>
      </w:r>
      <w:r>
        <w:rPr>
          <w:rFonts w:ascii="Aptos" w:hAnsi="Aptos" w:cs="Times New Roman"/>
          <w:lang w:val="en-US"/>
        </w:rPr>
        <w:t xml:space="preserve"> while excluding all cyprinids for the transect method (cyprinids show none or very low infection levels)</w:t>
      </w:r>
      <w:r w:rsidR="00D40290">
        <w:rPr>
          <w:rFonts w:ascii="Aptos" w:hAnsi="Aptos" w:cs="Times New Roman"/>
          <w:lang w:val="en-US"/>
        </w:rPr>
        <w:t xml:space="preserve"> </w:t>
      </w:r>
      <w:r w:rsidR="00784999">
        <w:rPr>
          <w:rFonts w:ascii="Aptos" w:hAnsi="Aptos" w:cs="Times New Roman"/>
          <w:lang w:val="en-US"/>
        </w:rPr>
        <w:t>(Figure R5)</w:t>
      </w:r>
      <w:r>
        <w:rPr>
          <w:rFonts w:ascii="Aptos" w:hAnsi="Aptos" w:cs="Times New Roman"/>
          <w:lang w:val="en-US"/>
        </w:rPr>
        <w:t xml:space="preserve">. We </w:t>
      </w:r>
      <w:r w:rsidR="001F6C5B">
        <w:rPr>
          <w:rFonts w:ascii="Aptos" w:hAnsi="Aptos" w:cs="Times New Roman"/>
          <w:lang w:val="en-US"/>
        </w:rPr>
        <w:t>saw minimal differences in the prevalence accumulation curve (conclusions stay the same). Frequency distributions were differen</w:t>
      </w:r>
      <w:r w:rsidR="00F14B57">
        <w:rPr>
          <w:rFonts w:ascii="Aptos" w:hAnsi="Aptos" w:cs="Times New Roman"/>
          <w:lang w:val="en-US"/>
        </w:rPr>
        <w:t>t</w:t>
      </w:r>
      <w:r w:rsidR="001F6C5B">
        <w:rPr>
          <w:rFonts w:ascii="Aptos" w:hAnsi="Aptos" w:cs="Times New Roman"/>
          <w:lang w:val="en-US"/>
        </w:rPr>
        <w:t xml:space="preserve"> when excluding these fish</w:t>
      </w:r>
      <w:r w:rsidR="00753B61">
        <w:rPr>
          <w:rFonts w:ascii="Aptos" w:hAnsi="Aptos" w:cs="Times New Roman"/>
          <w:lang w:val="en-US"/>
        </w:rPr>
        <w:t>es</w:t>
      </w:r>
      <w:r w:rsidR="001F6C5B">
        <w:rPr>
          <w:rFonts w:ascii="Aptos" w:hAnsi="Aptos" w:cs="Times New Roman"/>
          <w:lang w:val="en-US"/>
        </w:rPr>
        <w:t xml:space="preserve"> from the prevalence estimation, probably because </w:t>
      </w:r>
      <w:r w:rsidR="00AD674A">
        <w:rPr>
          <w:rFonts w:ascii="Aptos" w:hAnsi="Aptos" w:cs="Times New Roman"/>
          <w:lang w:val="en-US"/>
        </w:rPr>
        <w:t>we</w:t>
      </w:r>
      <w:r w:rsidR="00753B61">
        <w:rPr>
          <w:rFonts w:ascii="Aptos" w:hAnsi="Aptos" w:cs="Times New Roman"/>
          <w:lang w:val="en-US"/>
        </w:rPr>
        <w:t xml:space="preserve"> are</w:t>
      </w:r>
      <w:r w:rsidR="00F14B57">
        <w:rPr>
          <w:rFonts w:ascii="Aptos" w:hAnsi="Aptos" w:cs="Times New Roman"/>
          <w:lang w:val="en-US"/>
        </w:rPr>
        <w:t xml:space="preserve"> excluding a lot of individuals</w:t>
      </w:r>
      <w:r w:rsidR="00AD674A">
        <w:rPr>
          <w:rFonts w:ascii="Aptos" w:hAnsi="Aptos" w:cs="Times New Roman"/>
          <w:lang w:val="en-US"/>
        </w:rPr>
        <w:t xml:space="preserve"> from the community</w:t>
      </w:r>
      <w:r w:rsidR="001F6C5B">
        <w:rPr>
          <w:rFonts w:ascii="Aptos" w:hAnsi="Aptos" w:cs="Times New Roman"/>
          <w:lang w:val="en-US"/>
        </w:rPr>
        <w:t xml:space="preserve">. </w:t>
      </w:r>
      <w:r>
        <w:rPr>
          <w:rFonts w:ascii="Aptos" w:hAnsi="Aptos" w:cs="Times New Roman"/>
          <w:lang w:val="en-US"/>
        </w:rPr>
        <w:t xml:space="preserve">Only null, turbidity, dissolved oxygen, </w:t>
      </w:r>
      <w:proofErr w:type="spellStart"/>
      <w:proofErr w:type="gramStart"/>
      <w:r>
        <w:rPr>
          <w:rFonts w:ascii="Aptos" w:hAnsi="Aptos" w:cs="Times New Roman"/>
          <w:lang w:val="en-US"/>
        </w:rPr>
        <w:t>area:perimeter</w:t>
      </w:r>
      <w:proofErr w:type="spellEnd"/>
      <w:proofErr w:type="gramEnd"/>
      <w:r w:rsidR="00E91AE3">
        <w:rPr>
          <w:rFonts w:ascii="Aptos" w:hAnsi="Aptos" w:cs="Times New Roman"/>
          <w:lang w:val="en-US"/>
        </w:rPr>
        <w:t xml:space="preserve"> and fish abundance models were significant when excluding muskellunge, brown bullhead and all cyprinids.</w:t>
      </w:r>
    </w:p>
    <w:p w14:paraId="47E281AD" w14:textId="5EECEF17" w:rsidR="00F81452" w:rsidRPr="00424AEB" w:rsidRDefault="00F81452" w:rsidP="0046034D">
      <w:pPr>
        <w:spacing w:line="360" w:lineRule="auto"/>
        <w:rPr>
          <w:rFonts w:ascii="Aptos" w:hAnsi="Aptos" w:cs="Times New Roman"/>
          <w:color w:val="808080" w:themeColor="background1" w:themeShade="80"/>
          <w:lang w:val="en-US"/>
        </w:rPr>
      </w:pPr>
      <w:r w:rsidRPr="00F81452">
        <w:rPr>
          <w:rFonts w:ascii="Aptos" w:hAnsi="Aptos" w:cs="Times New Roman"/>
          <w:lang w:val="en-US"/>
        </w:rPr>
        <w:br/>
      </w:r>
      <w:r w:rsidRPr="00424AEB">
        <w:rPr>
          <w:rFonts w:ascii="Aptos" w:hAnsi="Aptos" w:cs="Times New Roman"/>
          <w:color w:val="808080" w:themeColor="background1" w:themeShade="80"/>
          <w:lang w:val="en-US"/>
        </w:rPr>
        <w:t>[10] Lines 468-469: missing word? “in terms of area and time to ESTIMATE infection prevalence”?</w:t>
      </w:r>
    </w:p>
    <w:p w14:paraId="6B618F34" w14:textId="77777777" w:rsidR="00424AEB" w:rsidRDefault="00424AEB" w:rsidP="0046034D">
      <w:pPr>
        <w:spacing w:line="360" w:lineRule="auto"/>
        <w:rPr>
          <w:rFonts w:ascii="Aptos" w:hAnsi="Aptos" w:cs="Times New Roman"/>
          <w:lang w:val="en-US"/>
        </w:rPr>
      </w:pPr>
    </w:p>
    <w:p w14:paraId="0BFE493A" w14:textId="2D12A4F6" w:rsidR="00424AEB" w:rsidRDefault="00424AEB" w:rsidP="0046034D">
      <w:pPr>
        <w:spacing w:line="360" w:lineRule="auto"/>
        <w:rPr>
          <w:rFonts w:ascii="Aptos" w:hAnsi="Aptos" w:cs="Times New Roman"/>
          <w:lang w:val="en-US"/>
        </w:rPr>
      </w:pPr>
      <w:r>
        <w:rPr>
          <w:rFonts w:ascii="Aptos" w:hAnsi="Aptos" w:cs="Times New Roman"/>
          <w:lang w:val="en-US"/>
        </w:rPr>
        <w:t xml:space="preserve">This is correct. We added the missing word “estimate” in line 472. </w:t>
      </w:r>
    </w:p>
    <w:p w14:paraId="508E7E99" w14:textId="6F09B884" w:rsidR="004642A3" w:rsidRPr="00131B1C" w:rsidRDefault="004642A3" w:rsidP="0046034D">
      <w:pPr>
        <w:spacing w:line="360" w:lineRule="auto"/>
        <w:ind w:firstLine="708"/>
        <w:rPr>
          <w:rFonts w:ascii="Aptos" w:hAnsi="Aptos" w:cs="Times New Roman"/>
          <w:lang w:val="en-US"/>
        </w:rPr>
      </w:pPr>
      <w:r>
        <w:rPr>
          <w:rFonts w:ascii="Aptos" w:hAnsi="Aptos" w:cs="Times New Roman"/>
          <w:lang w:val="en-US"/>
        </w:rPr>
        <w:lastRenderedPageBreak/>
        <w:t xml:space="preserve"> </w:t>
      </w:r>
    </w:p>
    <w:p w14:paraId="4231EB77" w14:textId="77777777" w:rsidR="00393973" w:rsidRDefault="008B572F" w:rsidP="0046034D">
      <w:pPr>
        <w:spacing w:line="360" w:lineRule="auto"/>
        <w:jc w:val="center"/>
        <w:rPr>
          <w:rFonts w:ascii="Aptos" w:hAnsi="Aptos" w:cs="Times New Roman"/>
          <w:u w:val="single"/>
          <w:lang w:val="en-US"/>
        </w:rPr>
      </w:pPr>
      <w:r>
        <w:rPr>
          <w:rFonts w:ascii="Aptos" w:hAnsi="Aptos" w:cs="Times New Roman"/>
          <w:u w:val="single"/>
          <w:lang w:val="en-US"/>
        </w:rPr>
        <w:t>REVIEWER 2</w:t>
      </w:r>
    </w:p>
    <w:p w14:paraId="2AD4463D" w14:textId="77777777" w:rsidR="00393973" w:rsidRDefault="00393973" w:rsidP="0046034D">
      <w:pPr>
        <w:spacing w:line="360" w:lineRule="auto"/>
        <w:jc w:val="center"/>
        <w:rPr>
          <w:rFonts w:ascii="Aptos" w:hAnsi="Aptos" w:cs="Times New Roman"/>
          <w:u w:val="single"/>
          <w:lang w:val="en-US"/>
        </w:rPr>
      </w:pPr>
    </w:p>
    <w:p w14:paraId="1D359BDB" w14:textId="501F8644" w:rsidR="00393973" w:rsidRPr="00393973" w:rsidRDefault="00393973" w:rsidP="0046034D">
      <w:pPr>
        <w:spacing w:line="360" w:lineRule="auto"/>
        <w:jc w:val="both"/>
        <w:rPr>
          <w:rFonts w:ascii="Aptos" w:hAnsi="Aptos" w:cs="Times New Roman"/>
          <w:color w:val="808080" w:themeColor="background1" w:themeShade="80"/>
          <w:lang w:val="en-US"/>
        </w:rPr>
      </w:pPr>
      <w:r w:rsidRPr="00393973">
        <w:rPr>
          <w:rFonts w:ascii="Aptos" w:hAnsi="Aptos" w:cs="Times New Roman"/>
          <w:color w:val="808080" w:themeColor="background1" w:themeShade="80"/>
          <w:lang w:val="en-US"/>
        </w:rPr>
        <w:t>[11] The authors combine two contributions, the analysis of local determinants of parasites prevalence and the analysis of estimation biases. In a respectful perspective, my opinion is that this duality is not well articulated in the manuscript, with a result that dilutes these contributions rather than complementing and potentiating them. I wonder if the large development of the sampling bias issue should not be toned down here to support for the reported patterns and further develop a focus on the role of biotic and abiotic environments on parasites prevalence. Note that the effect of aggregation on sampling design and statistical analyses, as well as the inherent biases, were extensively considered elsewhere. Of course, the focus of the manuscript is the authors' responsibility, and here I just transmit a respectful reflection.</w:t>
      </w:r>
    </w:p>
    <w:p w14:paraId="7677800C" w14:textId="0B591D38" w:rsidR="00C305C6" w:rsidRPr="00B87287" w:rsidRDefault="00C305C6" w:rsidP="0046034D">
      <w:pPr>
        <w:spacing w:line="360" w:lineRule="auto"/>
        <w:jc w:val="both"/>
        <w:rPr>
          <w:rFonts w:ascii="Aptos" w:hAnsi="Aptos" w:cs="Times New Roman"/>
          <w:lang w:val="en-US"/>
        </w:rPr>
      </w:pPr>
    </w:p>
    <w:p w14:paraId="0F4961DA" w14:textId="004F03EF" w:rsidR="00123558" w:rsidRDefault="00AF2C8D" w:rsidP="0046034D">
      <w:pPr>
        <w:spacing w:line="360" w:lineRule="auto"/>
        <w:jc w:val="both"/>
        <w:rPr>
          <w:rFonts w:ascii="Aptos" w:hAnsi="Aptos" w:cs="Times New Roman"/>
          <w:color w:val="000000" w:themeColor="text1"/>
          <w:lang w:val="en-US"/>
        </w:rPr>
      </w:pPr>
      <w:r>
        <w:rPr>
          <w:rFonts w:ascii="Aptos" w:hAnsi="Aptos" w:cs="Times New Roman"/>
          <w:color w:val="000000" w:themeColor="text1"/>
          <w:lang w:val="en-US"/>
        </w:rPr>
        <w:t xml:space="preserve">Thank you for these thoughts. </w:t>
      </w:r>
      <w:commentRangeStart w:id="7"/>
      <w:commentRangeStart w:id="8"/>
      <w:commentRangeStart w:id="9"/>
      <w:r w:rsidR="00393973">
        <w:rPr>
          <w:rFonts w:ascii="Aptos" w:hAnsi="Aptos" w:cs="Times New Roman"/>
          <w:color w:val="000000" w:themeColor="text1"/>
          <w:lang w:val="en-US"/>
        </w:rPr>
        <w:t xml:space="preserve">We </w:t>
      </w:r>
      <w:r w:rsidR="00AD674A">
        <w:rPr>
          <w:rFonts w:ascii="Aptos" w:hAnsi="Aptos" w:cs="Times New Roman"/>
          <w:color w:val="000000" w:themeColor="text1"/>
          <w:lang w:val="en-US"/>
        </w:rPr>
        <w:t>agree</w:t>
      </w:r>
      <w:r w:rsidR="00393973">
        <w:rPr>
          <w:rFonts w:ascii="Aptos" w:hAnsi="Aptos" w:cs="Times New Roman"/>
          <w:color w:val="000000" w:themeColor="text1"/>
          <w:lang w:val="en-US"/>
        </w:rPr>
        <w:t xml:space="preserve"> </w:t>
      </w:r>
      <w:commentRangeEnd w:id="7"/>
      <w:r w:rsidR="00D306D4">
        <w:rPr>
          <w:rStyle w:val="Marquedecommentaire"/>
        </w:rPr>
        <w:commentReference w:id="7"/>
      </w:r>
      <w:commentRangeEnd w:id="8"/>
      <w:r w:rsidR="00AD674A">
        <w:rPr>
          <w:rStyle w:val="Marquedecommentaire"/>
        </w:rPr>
        <w:commentReference w:id="8"/>
      </w:r>
      <w:commentRangeEnd w:id="9"/>
      <w:r>
        <w:rPr>
          <w:rStyle w:val="Marquedecommentaire"/>
        </w:rPr>
        <w:commentReference w:id="9"/>
      </w:r>
      <w:r w:rsidR="00393973">
        <w:rPr>
          <w:rFonts w:ascii="Aptos" w:hAnsi="Aptos" w:cs="Times New Roman"/>
          <w:color w:val="000000" w:themeColor="text1"/>
          <w:lang w:val="en-US"/>
        </w:rPr>
        <w:t xml:space="preserve">that the manuscript articulation and flow are unconventional </w:t>
      </w:r>
      <w:r w:rsidR="00396DD9">
        <w:rPr>
          <w:rFonts w:ascii="Aptos" w:hAnsi="Aptos" w:cs="Times New Roman"/>
          <w:color w:val="000000" w:themeColor="text1"/>
          <w:lang w:val="en-US"/>
        </w:rPr>
        <w:t xml:space="preserve">relating, as mentioned, two different contributions (environmental drivers and sampling biases). </w:t>
      </w:r>
      <w:r>
        <w:rPr>
          <w:rFonts w:ascii="Aptos" w:hAnsi="Aptos" w:cs="Times New Roman"/>
          <w:color w:val="000000" w:themeColor="text1"/>
          <w:lang w:val="en-US"/>
        </w:rPr>
        <w:t xml:space="preserve">We (the authors) </w:t>
      </w:r>
      <w:r w:rsidR="00396DD9">
        <w:rPr>
          <w:rFonts w:ascii="Aptos" w:hAnsi="Aptos" w:cs="Times New Roman"/>
          <w:color w:val="000000" w:themeColor="text1"/>
          <w:lang w:val="en-US"/>
        </w:rPr>
        <w:t xml:space="preserve">discussed </w:t>
      </w:r>
      <w:r>
        <w:rPr>
          <w:rFonts w:ascii="Aptos" w:hAnsi="Aptos" w:cs="Times New Roman"/>
          <w:color w:val="000000" w:themeColor="text1"/>
          <w:lang w:val="en-US"/>
        </w:rPr>
        <w:t xml:space="preserve">the format of the manuscript carefully </w:t>
      </w:r>
      <w:r w:rsidR="00396DD9">
        <w:rPr>
          <w:rFonts w:ascii="Aptos" w:hAnsi="Aptos" w:cs="Times New Roman"/>
          <w:color w:val="000000" w:themeColor="text1"/>
          <w:lang w:val="en-US"/>
        </w:rPr>
        <w:t>for several months</w:t>
      </w:r>
      <w:r w:rsidR="00E1099D">
        <w:rPr>
          <w:rFonts w:ascii="Aptos" w:hAnsi="Aptos" w:cs="Times New Roman"/>
          <w:color w:val="000000" w:themeColor="text1"/>
          <w:lang w:val="en-US"/>
        </w:rPr>
        <w:t xml:space="preserve">. We considered </w:t>
      </w:r>
      <w:r w:rsidR="00396DD9">
        <w:rPr>
          <w:rFonts w:ascii="Aptos" w:hAnsi="Aptos" w:cs="Times New Roman"/>
          <w:color w:val="000000" w:themeColor="text1"/>
          <w:lang w:val="en-US"/>
        </w:rPr>
        <w:t xml:space="preserve">the current format or writing two different manuscripts (one on sampling biases and one on environmental drivers of prevalence). After discussion, we leaned towards the current format because it allows a better </w:t>
      </w:r>
      <w:r w:rsidR="00341C0D">
        <w:rPr>
          <w:rFonts w:ascii="Aptos" w:hAnsi="Aptos" w:cs="Times New Roman"/>
          <w:color w:val="000000" w:themeColor="text1"/>
          <w:lang w:val="en-US"/>
        </w:rPr>
        <w:t xml:space="preserve">overview of the study system and variability involved in field studies. We </w:t>
      </w:r>
      <w:r w:rsidR="00AD674A">
        <w:rPr>
          <w:rFonts w:ascii="Aptos" w:hAnsi="Aptos" w:cs="Times New Roman"/>
          <w:color w:val="000000" w:themeColor="text1"/>
          <w:lang w:val="en-US"/>
        </w:rPr>
        <w:t>believe</w:t>
      </w:r>
      <w:r w:rsidR="00341C0D">
        <w:rPr>
          <w:rFonts w:ascii="Aptos" w:hAnsi="Aptos" w:cs="Times New Roman"/>
          <w:color w:val="000000" w:themeColor="text1"/>
          <w:lang w:val="en-US"/>
        </w:rPr>
        <w:t xml:space="preserve"> that</w:t>
      </w:r>
      <w:r w:rsidR="00AD674A">
        <w:rPr>
          <w:rFonts w:ascii="Aptos" w:hAnsi="Aptos" w:cs="Times New Roman"/>
          <w:color w:val="000000" w:themeColor="text1"/>
          <w:lang w:val="en-US"/>
        </w:rPr>
        <w:t xml:space="preserve"> the</w:t>
      </w:r>
      <w:r w:rsidR="00341C0D">
        <w:rPr>
          <w:rFonts w:ascii="Aptos" w:hAnsi="Aptos" w:cs="Times New Roman"/>
          <w:color w:val="000000" w:themeColor="text1"/>
          <w:lang w:val="en-US"/>
        </w:rPr>
        <w:t xml:space="preserve"> sampling bia</w:t>
      </w:r>
      <w:r w:rsidR="00A33AF6">
        <w:rPr>
          <w:rFonts w:ascii="Aptos" w:hAnsi="Aptos" w:cs="Times New Roman"/>
          <w:color w:val="000000" w:themeColor="text1"/>
          <w:lang w:val="en-US"/>
        </w:rPr>
        <w:t xml:space="preserve">s issues addressed here </w:t>
      </w:r>
      <w:r w:rsidR="00E1099D">
        <w:rPr>
          <w:rFonts w:ascii="Aptos" w:hAnsi="Aptos" w:cs="Times New Roman"/>
          <w:color w:val="000000" w:themeColor="text1"/>
          <w:lang w:val="en-US"/>
        </w:rPr>
        <w:t>help fill</w:t>
      </w:r>
      <w:r w:rsidR="00AD674A">
        <w:rPr>
          <w:rFonts w:ascii="Aptos" w:hAnsi="Aptos" w:cs="Times New Roman"/>
          <w:color w:val="000000" w:themeColor="text1"/>
          <w:lang w:val="en-US"/>
        </w:rPr>
        <w:t xml:space="preserve"> a significant</w:t>
      </w:r>
      <w:r w:rsidR="00A33AF6">
        <w:rPr>
          <w:rFonts w:ascii="Aptos" w:hAnsi="Aptos" w:cs="Times New Roman"/>
          <w:color w:val="000000" w:themeColor="text1"/>
          <w:lang w:val="en-US"/>
        </w:rPr>
        <w:t xml:space="preserve"> literature gap on</w:t>
      </w:r>
      <w:r w:rsidR="00AD674A">
        <w:rPr>
          <w:rFonts w:ascii="Aptos" w:hAnsi="Aptos" w:cs="Times New Roman"/>
          <w:color w:val="000000" w:themeColor="text1"/>
          <w:lang w:val="en-US"/>
        </w:rPr>
        <w:t xml:space="preserve"> the</w:t>
      </w:r>
      <w:r w:rsidR="00A33AF6">
        <w:rPr>
          <w:rFonts w:ascii="Aptos" w:hAnsi="Aptos" w:cs="Times New Roman"/>
          <w:color w:val="000000" w:themeColor="text1"/>
          <w:lang w:val="en-US"/>
        </w:rPr>
        <w:t xml:space="preserve"> effect of sampling design on </w:t>
      </w:r>
      <w:r w:rsidR="00AD674A">
        <w:rPr>
          <w:rFonts w:ascii="Aptos" w:hAnsi="Aptos" w:cs="Times New Roman"/>
          <w:color w:val="000000" w:themeColor="text1"/>
          <w:lang w:val="en-US"/>
        </w:rPr>
        <w:t xml:space="preserve">the </w:t>
      </w:r>
      <w:r w:rsidR="00A33AF6">
        <w:rPr>
          <w:rFonts w:ascii="Aptos" w:hAnsi="Aptos" w:cs="Times New Roman"/>
          <w:color w:val="000000" w:themeColor="text1"/>
          <w:lang w:val="en-US"/>
        </w:rPr>
        <w:t xml:space="preserve">estimation of </w:t>
      </w:r>
      <w:r w:rsidR="00E1099D">
        <w:rPr>
          <w:rFonts w:ascii="Aptos" w:hAnsi="Aptos" w:cs="Times New Roman"/>
          <w:color w:val="000000" w:themeColor="text1"/>
          <w:lang w:val="en-US"/>
        </w:rPr>
        <w:t xml:space="preserve">infection </w:t>
      </w:r>
      <w:r w:rsidR="00A33AF6">
        <w:rPr>
          <w:rFonts w:ascii="Aptos" w:hAnsi="Aptos" w:cs="Times New Roman"/>
          <w:color w:val="000000" w:themeColor="text1"/>
          <w:lang w:val="en-US"/>
        </w:rPr>
        <w:t>prevalence. While</w:t>
      </w:r>
      <w:r w:rsidR="00E1099D">
        <w:rPr>
          <w:rFonts w:ascii="Aptos" w:hAnsi="Aptos" w:cs="Times New Roman"/>
          <w:color w:val="000000" w:themeColor="text1"/>
          <w:lang w:val="en-US"/>
        </w:rPr>
        <w:t xml:space="preserve"> the</w:t>
      </w:r>
      <w:r w:rsidR="00A33AF6">
        <w:rPr>
          <w:rFonts w:ascii="Aptos" w:hAnsi="Aptos" w:cs="Times New Roman"/>
          <w:color w:val="000000" w:themeColor="text1"/>
          <w:lang w:val="en-US"/>
        </w:rPr>
        <w:t xml:space="preserve"> effect</w:t>
      </w:r>
      <w:r w:rsidR="006131A9">
        <w:rPr>
          <w:rFonts w:ascii="Aptos" w:hAnsi="Aptos" w:cs="Times New Roman"/>
          <w:color w:val="000000" w:themeColor="text1"/>
          <w:lang w:val="en-US"/>
        </w:rPr>
        <w:t>s</w:t>
      </w:r>
      <w:r w:rsidR="00A33AF6">
        <w:rPr>
          <w:rFonts w:ascii="Aptos" w:hAnsi="Aptos" w:cs="Times New Roman"/>
          <w:color w:val="000000" w:themeColor="text1"/>
          <w:lang w:val="en-US"/>
        </w:rPr>
        <w:t xml:space="preserve"> of</w:t>
      </w:r>
      <w:r w:rsidR="00AD674A">
        <w:rPr>
          <w:rFonts w:ascii="Aptos" w:hAnsi="Aptos" w:cs="Times New Roman"/>
          <w:color w:val="000000" w:themeColor="text1"/>
          <w:lang w:val="en-US"/>
        </w:rPr>
        <w:t xml:space="preserve"> spatial</w:t>
      </w:r>
      <w:r w:rsidR="00A33AF6">
        <w:rPr>
          <w:rFonts w:ascii="Aptos" w:hAnsi="Aptos" w:cs="Times New Roman"/>
          <w:color w:val="000000" w:themeColor="text1"/>
          <w:lang w:val="en-US"/>
        </w:rPr>
        <w:t xml:space="preserve"> aggregation and sample size </w:t>
      </w:r>
      <w:r w:rsidR="00E1099D">
        <w:rPr>
          <w:rFonts w:ascii="Aptos" w:hAnsi="Aptos" w:cs="Times New Roman"/>
          <w:color w:val="000000" w:themeColor="text1"/>
          <w:lang w:val="en-US"/>
        </w:rPr>
        <w:t xml:space="preserve">have </w:t>
      </w:r>
      <w:r w:rsidR="00A33AF6">
        <w:rPr>
          <w:rFonts w:ascii="Aptos" w:hAnsi="Aptos" w:cs="Times New Roman"/>
          <w:color w:val="000000" w:themeColor="text1"/>
          <w:lang w:val="en-US"/>
        </w:rPr>
        <w:t>been addressed before,</w:t>
      </w:r>
      <w:r w:rsidR="00AD674A">
        <w:rPr>
          <w:rFonts w:ascii="Aptos" w:hAnsi="Aptos" w:cs="Times New Roman"/>
          <w:color w:val="000000" w:themeColor="text1"/>
          <w:lang w:val="en-US"/>
        </w:rPr>
        <w:t xml:space="preserve"> especially in community ecology,</w:t>
      </w:r>
      <w:r w:rsidR="00A33AF6">
        <w:rPr>
          <w:rFonts w:ascii="Aptos" w:hAnsi="Aptos" w:cs="Times New Roman"/>
          <w:color w:val="000000" w:themeColor="text1"/>
          <w:lang w:val="en-US"/>
        </w:rPr>
        <w:t xml:space="preserve"> </w:t>
      </w:r>
      <w:r w:rsidR="00AD674A">
        <w:rPr>
          <w:rFonts w:ascii="Aptos" w:hAnsi="Aptos" w:cs="Times New Roman"/>
          <w:color w:val="000000" w:themeColor="text1"/>
          <w:lang w:val="en-US"/>
        </w:rPr>
        <w:t xml:space="preserve">the </w:t>
      </w:r>
      <w:r w:rsidR="00A33AF6">
        <w:rPr>
          <w:rFonts w:ascii="Aptos" w:hAnsi="Aptos" w:cs="Times New Roman"/>
          <w:color w:val="000000" w:themeColor="text1"/>
          <w:lang w:val="en-US"/>
        </w:rPr>
        <w:t xml:space="preserve">effect of the number of samplings </w:t>
      </w:r>
      <w:r w:rsidR="00E1099D">
        <w:rPr>
          <w:rFonts w:ascii="Aptos" w:hAnsi="Aptos" w:cs="Times New Roman"/>
          <w:color w:val="000000" w:themeColor="text1"/>
          <w:lang w:val="en-US"/>
        </w:rPr>
        <w:t xml:space="preserve">has </w:t>
      </w:r>
      <w:r w:rsidR="00602629">
        <w:rPr>
          <w:rFonts w:ascii="Aptos" w:hAnsi="Aptos" w:cs="Times New Roman"/>
          <w:color w:val="000000" w:themeColor="text1"/>
          <w:lang w:val="en-US"/>
        </w:rPr>
        <w:t>never been explored</w:t>
      </w:r>
      <w:r w:rsidR="00E1099D">
        <w:rPr>
          <w:rFonts w:ascii="Aptos" w:hAnsi="Aptos" w:cs="Times New Roman"/>
          <w:color w:val="000000" w:themeColor="text1"/>
          <w:lang w:val="en-US"/>
        </w:rPr>
        <w:t>. In addition, an</w:t>
      </w:r>
      <w:r w:rsidR="00602629">
        <w:rPr>
          <w:rFonts w:ascii="Aptos" w:hAnsi="Aptos" w:cs="Times New Roman"/>
          <w:color w:val="000000" w:themeColor="text1"/>
          <w:lang w:val="en-US"/>
        </w:rPr>
        <w:t xml:space="preserve"> examination of sampling methods </w:t>
      </w:r>
      <w:r w:rsidR="00E1099D">
        <w:rPr>
          <w:rFonts w:ascii="Aptos" w:hAnsi="Aptos" w:cs="Times New Roman"/>
          <w:color w:val="000000" w:themeColor="text1"/>
          <w:lang w:val="en-US"/>
        </w:rPr>
        <w:t xml:space="preserve">as related </w:t>
      </w:r>
      <w:r w:rsidR="00602629">
        <w:rPr>
          <w:rFonts w:ascii="Aptos" w:hAnsi="Aptos" w:cs="Times New Roman"/>
          <w:color w:val="000000" w:themeColor="text1"/>
          <w:lang w:val="en-US"/>
        </w:rPr>
        <w:t xml:space="preserve">to </w:t>
      </w:r>
      <w:r w:rsidR="00E1099D">
        <w:rPr>
          <w:rFonts w:ascii="Aptos" w:hAnsi="Aptos" w:cs="Times New Roman"/>
          <w:color w:val="000000" w:themeColor="text1"/>
          <w:lang w:val="en-US"/>
        </w:rPr>
        <w:t xml:space="preserve">infection </w:t>
      </w:r>
      <w:r w:rsidR="00602629">
        <w:rPr>
          <w:rFonts w:ascii="Aptos" w:hAnsi="Aptos" w:cs="Times New Roman"/>
          <w:color w:val="000000" w:themeColor="text1"/>
          <w:lang w:val="en-US"/>
        </w:rPr>
        <w:t>prevalence estima</w:t>
      </w:r>
      <w:r w:rsidR="00AD674A">
        <w:rPr>
          <w:rFonts w:ascii="Aptos" w:hAnsi="Aptos" w:cs="Times New Roman"/>
          <w:color w:val="000000" w:themeColor="text1"/>
          <w:lang w:val="en-US"/>
        </w:rPr>
        <w:t>tes</w:t>
      </w:r>
      <w:r w:rsidR="00602629">
        <w:rPr>
          <w:rFonts w:ascii="Aptos" w:hAnsi="Aptos" w:cs="Times New Roman"/>
          <w:color w:val="000000" w:themeColor="text1"/>
          <w:lang w:val="en-US"/>
        </w:rPr>
        <w:t xml:space="preserve"> </w:t>
      </w:r>
      <w:r w:rsidR="00E1099D">
        <w:rPr>
          <w:rFonts w:ascii="Aptos" w:hAnsi="Aptos" w:cs="Times New Roman"/>
          <w:color w:val="000000" w:themeColor="text1"/>
          <w:lang w:val="en-US"/>
        </w:rPr>
        <w:t xml:space="preserve">has </w:t>
      </w:r>
      <w:r w:rsidR="00602629">
        <w:rPr>
          <w:rFonts w:ascii="Aptos" w:hAnsi="Aptos" w:cs="Times New Roman"/>
          <w:color w:val="000000" w:themeColor="text1"/>
          <w:lang w:val="en-US"/>
        </w:rPr>
        <w:t>not been extensively reported (but see Wilson et al., 1993</w:t>
      </w:r>
      <w:r w:rsidR="006131A9">
        <w:rPr>
          <w:rFonts w:ascii="Aptos" w:hAnsi="Aptos" w:cs="Times New Roman"/>
          <w:color w:val="000000" w:themeColor="text1"/>
          <w:lang w:val="en-US"/>
        </w:rPr>
        <w:t>;</w:t>
      </w:r>
      <w:r w:rsidR="00602629">
        <w:rPr>
          <w:rFonts w:ascii="Aptos" w:hAnsi="Aptos" w:cs="Times New Roman"/>
          <w:color w:val="000000" w:themeColor="text1"/>
          <w:lang w:val="en-US"/>
        </w:rPr>
        <w:t xml:space="preserve"> </w:t>
      </w:r>
      <w:r w:rsidR="00602629" w:rsidRPr="006131A9">
        <w:rPr>
          <w:rFonts w:ascii="Aptos" w:hAnsi="Aptos" w:cs="Times New Roman"/>
          <w:i/>
          <w:color w:val="000000" w:themeColor="text1"/>
          <w:lang w:val="en-US"/>
        </w:rPr>
        <w:t>Journal of Comparative Psychology</w:t>
      </w:r>
      <w:r w:rsidR="00602629">
        <w:rPr>
          <w:rFonts w:ascii="Aptos" w:hAnsi="Aptos" w:cs="Times New Roman"/>
          <w:color w:val="000000" w:themeColor="text1"/>
          <w:lang w:val="en-US"/>
        </w:rPr>
        <w:t>)</w:t>
      </w:r>
      <w:r w:rsidR="00E1099D">
        <w:rPr>
          <w:rFonts w:ascii="Aptos" w:hAnsi="Aptos" w:cs="Times New Roman"/>
          <w:color w:val="000000" w:themeColor="text1"/>
          <w:lang w:val="en-US"/>
        </w:rPr>
        <w:t>, and never</w:t>
      </w:r>
      <w:r w:rsidR="00D306D4">
        <w:rPr>
          <w:rFonts w:ascii="Aptos" w:hAnsi="Aptos" w:cs="Times New Roman"/>
          <w:color w:val="000000" w:themeColor="text1"/>
          <w:lang w:val="en-US"/>
        </w:rPr>
        <w:t xml:space="preserve"> in the</w:t>
      </w:r>
      <w:r w:rsidR="00602629">
        <w:rPr>
          <w:rFonts w:ascii="Aptos" w:hAnsi="Aptos" w:cs="Times New Roman"/>
          <w:color w:val="000000" w:themeColor="text1"/>
          <w:lang w:val="en-US"/>
        </w:rPr>
        <w:t xml:space="preserve"> context of community prevalence. </w:t>
      </w:r>
      <w:commentRangeStart w:id="10"/>
      <w:r w:rsidR="00602629">
        <w:rPr>
          <w:rFonts w:ascii="Aptos" w:hAnsi="Aptos" w:cs="Times New Roman"/>
          <w:color w:val="000000" w:themeColor="text1"/>
          <w:lang w:val="en-US"/>
        </w:rPr>
        <w:t>We feel that these elements relate to the reality of field studies and surveys</w:t>
      </w:r>
      <w:r w:rsidR="00D306D4">
        <w:rPr>
          <w:rFonts w:ascii="Aptos" w:hAnsi="Aptos" w:cs="Times New Roman"/>
          <w:color w:val="000000" w:themeColor="text1"/>
          <w:lang w:val="en-US"/>
        </w:rPr>
        <w:t>,</w:t>
      </w:r>
      <w:r w:rsidR="00602629">
        <w:rPr>
          <w:rFonts w:ascii="Aptos" w:hAnsi="Aptos" w:cs="Times New Roman"/>
          <w:color w:val="000000" w:themeColor="text1"/>
          <w:lang w:val="en-US"/>
        </w:rPr>
        <w:t xml:space="preserve"> with </w:t>
      </w:r>
      <w:r w:rsidR="00602629">
        <w:rPr>
          <w:rFonts w:ascii="Aptos" w:hAnsi="Aptos" w:cs="Times New Roman"/>
          <w:color w:val="000000" w:themeColor="text1"/>
          <w:lang w:val="en-US"/>
        </w:rPr>
        <w:lastRenderedPageBreak/>
        <w:t xml:space="preserve">great contributions in the understanding of sampling design biases and in the planification of field work. </w:t>
      </w:r>
      <w:commentRangeEnd w:id="10"/>
      <w:r w:rsidR="00E1099D">
        <w:rPr>
          <w:rStyle w:val="Marquedecommentaire"/>
        </w:rPr>
        <w:commentReference w:id="10"/>
      </w:r>
    </w:p>
    <w:p w14:paraId="1B31F335" w14:textId="77777777" w:rsidR="00CE7500" w:rsidRPr="0013238D" w:rsidRDefault="00CE7500" w:rsidP="0046034D">
      <w:pPr>
        <w:spacing w:line="360" w:lineRule="auto"/>
        <w:jc w:val="both"/>
        <w:rPr>
          <w:rFonts w:ascii="Aptos" w:hAnsi="Aptos" w:cs="Times New Roman"/>
          <w:color w:val="000000" w:themeColor="text1"/>
          <w:lang w:val="en-US"/>
        </w:rPr>
      </w:pPr>
    </w:p>
    <w:p w14:paraId="0A17F12D" w14:textId="58821B1A" w:rsidR="00CE7500" w:rsidRPr="0047291E" w:rsidRDefault="00CE7500" w:rsidP="0046034D">
      <w:pPr>
        <w:spacing w:line="360" w:lineRule="auto"/>
        <w:jc w:val="both"/>
        <w:rPr>
          <w:rFonts w:ascii="Aptos" w:hAnsi="Aptos" w:cs="Times New Roman"/>
          <w:color w:val="808080" w:themeColor="background1" w:themeShade="80"/>
          <w:lang w:val="en-US"/>
        </w:rPr>
      </w:pPr>
      <w:r w:rsidRPr="00CE7500">
        <w:rPr>
          <w:rFonts w:ascii="Aptos" w:hAnsi="Aptos" w:cs="Times New Roman"/>
          <w:color w:val="808080" w:themeColor="background1" w:themeShade="80"/>
          <w:lang w:val="en-US"/>
        </w:rPr>
        <w:t xml:space="preserve">[12] The authors repeatedly highlight some general statements about the complexity of the study system, the dependence of scale on pattern and processes, and the role of different sources of heterogeneity. These properties are common to most, if not all, ecological systems. In this sense, they do not provide a particularly important context for the present contribution. </w:t>
      </w:r>
      <w:r w:rsidRPr="0047291E">
        <w:rPr>
          <w:rFonts w:ascii="Aptos" w:hAnsi="Aptos" w:cs="Times New Roman"/>
          <w:color w:val="808080" w:themeColor="background1" w:themeShade="80"/>
          <w:lang w:val="en-US"/>
        </w:rPr>
        <w:t>In my opinion, a better framework could be considered.</w:t>
      </w:r>
    </w:p>
    <w:p w14:paraId="728CDCF0" w14:textId="77777777" w:rsidR="00393973" w:rsidRPr="0047291E" w:rsidRDefault="00393973" w:rsidP="0046034D">
      <w:pPr>
        <w:spacing w:line="360" w:lineRule="auto"/>
        <w:jc w:val="both"/>
        <w:rPr>
          <w:rFonts w:ascii="Aptos" w:hAnsi="Aptos" w:cs="Times New Roman"/>
          <w:color w:val="000000" w:themeColor="text1"/>
          <w:lang w:val="en-US"/>
        </w:rPr>
      </w:pPr>
    </w:p>
    <w:p w14:paraId="059A4916" w14:textId="5CBF8521" w:rsidR="004D1265" w:rsidRDefault="00466049" w:rsidP="0046034D">
      <w:pPr>
        <w:spacing w:line="360" w:lineRule="auto"/>
        <w:jc w:val="both"/>
        <w:rPr>
          <w:rFonts w:ascii="Aptos" w:hAnsi="Aptos" w:cs="Times New Roman"/>
          <w:color w:val="000000" w:themeColor="text1"/>
          <w:lang w:val="en-US"/>
        </w:rPr>
      </w:pPr>
      <w:commentRangeStart w:id="11"/>
      <w:r w:rsidRPr="00466049">
        <w:rPr>
          <w:rFonts w:ascii="Aptos" w:hAnsi="Aptos" w:cs="Times New Roman"/>
          <w:color w:val="000000" w:themeColor="text1"/>
          <w:lang w:val="en-US"/>
        </w:rPr>
        <w:t xml:space="preserve">These </w:t>
      </w:r>
      <w:commentRangeEnd w:id="11"/>
      <w:r w:rsidR="00583328">
        <w:rPr>
          <w:rStyle w:val="Marquedecommentaire"/>
        </w:rPr>
        <w:commentReference w:id="11"/>
      </w:r>
      <w:r w:rsidRPr="00466049">
        <w:rPr>
          <w:rFonts w:ascii="Aptos" w:hAnsi="Aptos" w:cs="Times New Roman"/>
          <w:color w:val="000000" w:themeColor="text1"/>
          <w:lang w:val="en-US"/>
        </w:rPr>
        <w:t>are indeed common to most sys</w:t>
      </w:r>
      <w:r>
        <w:rPr>
          <w:rFonts w:ascii="Aptos" w:hAnsi="Aptos" w:cs="Times New Roman"/>
          <w:color w:val="000000" w:themeColor="text1"/>
          <w:lang w:val="en-US"/>
        </w:rPr>
        <w:t xml:space="preserve">tem, but we </w:t>
      </w:r>
      <w:r w:rsidR="002353E4">
        <w:rPr>
          <w:rFonts w:ascii="Aptos" w:hAnsi="Aptos" w:cs="Times New Roman"/>
          <w:color w:val="000000" w:themeColor="text1"/>
          <w:lang w:val="en-US"/>
        </w:rPr>
        <w:t>believe that</w:t>
      </w:r>
      <w:r>
        <w:rPr>
          <w:rFonts w:ascii="Aptos" w:hAnsi="Aptos" w:cs="Times New Roman"/>
          <w:color w:val="000000" w:themeColor="text1"/>
          <w:lang w:val="en-US"/>
        </w:rPr>
        <w:t xml:space="preserve"> context-dependencies</w:t>
      </w:r>
      <w:r w:rsidR="00241BB9">
        <w:rPr>
          <w:rFonts w:ascii="Aptos" w:hAnsi="Aptos" w:cs="Times New Roman"/>
          <w:color w:val="000000" w:themeColor="text1"/>
          <w:lang w:val="en-US"/>
        </w:rPr>
        <w:t>,</w:t>
      </w:r>
      <w:r>
        <w:rPr>
          <w:rFonts w:ascii="Aptos" w:hAnsi="Aptos" w:cs="Times New Roman"/>
          <w:color w:val="000000" w:themeColor="text1"/>
          <w:lang w:val="en-US"/>
        </w:rPr>
        <w:t xml:space="preserve"> while usually</w:t>
      </w:r>
      <w:r w:rsidR="009A54D0">
        <w:rPr>
          <w:rFonts w:ascii="Aptos" w:hAnsi="Aptos" w:cs="Times New Roman"/>
          <w:color w:val="000000" w:themeColor="text1"/>
          <w:lang w:val="en-US"/>
        </w:rPr>
        <w:t xml:space="preserve"> theoretically</w:t>
      </w:r>
      <w:r>
        <w:rPr>
          <w:rFonts w:ascii="Aptos" w:hAnsi="Aptos" w:cs="Times New Roman"/>
          <w:color w:val="000000" w:themeColor="text1"/>
          <w:lang w:val="en-US"/>
        </w:rPr>
        <w:t xml:space="preserve"> </w:t>
      </w:r>
      <w:r w:rsidR="00B21132">
        <w:rPr>
          <w:rFonts w:ascii="Aptos" w:hAnsi="Aptos" w:cs="Times New Roman"/>
          <w:color w:val="000000" w:themeColor="text1"/>
          <w:lang w:val="en-US"/>
        </w:rPr>
        <w:t>acknowledged</w:t>
      </w:r>
      <w:r>
        <w:rPr>
          <w:rFonts w:ascii="Aptos" w:hAnsi="Aptos" w:cs="Times New Roman"/>
          <w:color w:val="000000" w:themeColor="text1"/>
          <w:lang w:val="en-US"/>
        </w:rPr>
        <w:t xml:space="preserve"> by the scientific community, are often</w:t>
      </w:r>
      <w:r w:rsidR="002353E4">
        <w:rPr>
          <w:rFonts w:ascii="Aptos" w:hAnsi="Aptos" w:cs="Times New Roman"/>
          <w:color w:val="000000" w:themeColor="text1"/>
          <w:lang w:val="en-US"/>
        </w:rPr>
        <w:t xml:space="preserve"> practically</w:t>
      </w:r>
      <w:r>
        <w:rPr>
          <w:rFonts w:ascii="Aptos" w:hAnsi="Aptos" w:cs="Times New Roman"/>
          <w:color w:val="000000" w:themeColor="text1"/>
          <w:lang w:val="en-US"/>
        </w:rPr>
        <w:t xml:space="preserve"> overlooked or ignored, especially in parasitological ecology where these “common knowledge” are less developed than in other fields </w:t>
      </w:r>
      <w:r w:rsidR="009A54D0">
        <w:rPr>
          <w:rFonts w:ascii="Aptos" w:hAnsi="Aptos" w:cs="Times New Roman"/>
          <w:color w:val="000000" w:themeColor="text1"/>
          <w:lang w:val="en-US"/>
        </w:rPr>
        <w:t>of</w:t>
      </w:r>
      <w:r>
        <w:rPr>
          <w:rFonts w:ascii="Aptos" w:hAnsi="Aptos" w:cs="Times New Roman"/>
          <w:color w:val="000000" w:themeColor="text1"/>
          <w:lang w:val="en-US"/>
        </w:rPr>
        <w:t xml:space="preserve"> ecology.</w:t>
      </w:r>
    </w:p>
    <w:p w14:paraId="675BC415" w14:textId="77777777" w:rsidR="00466049" w:rsidRPr="00063F84" w:rsidRDefault="00466049" w:rsidP="0046034D">
      <w:pPr>
        <w:spacing w:line="360" w:lineRule="auto"/>
        <w:jc w:val="both"/>
        <w:rPr>
          <w:rFonts w:ascii="Aptos" w:hAnsi="Aptos" w:cs="Times New Roman"/>
          <w:color w:val="000000" w:themeColor="text1"/>
          <w:lang w:val="en-US"/>
        </w:rPr>
      </w:pPr>
    </w:p>
    <w:p w14:paraId="1FBC9FC0" w14:textId="63D4A1AC" w:rsidR="00CE7500" w:rsidRDefault="00CE7500" w:rsidP="0046034D">
      <w:pPr>
        <w:spacing w:line="360" w:lineRule="auto"/>
        <w:jc w:val="both"/>
        <w:rPr>
          <w:rFonts w:ascii="Aptos" w:hAnsi="Aptos" w:cs="Times New Roman"/>
          <w:color w:val="808080" w:themeColor="background1" w:themeShade="80"/>
          <w:lang w:val="en-US"/>
        </w:rPr>
      </w:pPr>
      <w:r w:rsidRPr="00CE7500">
        <w:rPr>
          <w:rFonts w:ascii="Aptos" w:hAnsi="Aptos" w:cs="Times New Roman"/>
          <w:color w:val="808080" w:themeColor="background1" w:themeShade="80"/>
          <w:lang w:val="en-US"/>
        </w:rPr>
        <w:t>[13] In the abstract, the authors alternate between real patterns and their determinants and the sampling issue that does not adequately articulate the two focus. I think this section could be improved with a better order and clear ideas. It is now difficult to easily extract the main contributions of the study. In my opinion, the presentation of both the framework and the specific contribution could be improved.</w:t>
      </w:r>
    </w:p>
    <w:p w14:paraId="321DBFE4" w14:textId="148967B6" w:rsidR="00511C08" w:rsidRDefault="00511C08" w:rsidP="0046034D">
      <w:pPr>
        <w:spacing w:line="360" w:lineRule="auto"/>
        <w:jc w:val="both"/>
        <w:rPr>
          <w:rFonts w:ascii="Aptos" w:hAnsi="Aptos" w:cs="Times New Roman"/>
          <w:color w:val="808080" w:themeColor="background1" w:themeShade="80"/>
          <w:lang w:val="en-US"/>
        </w:rPr>
      </w:pPr>
    </w:p>
    <w:p w14:paraId="553DA257" w14:textId="61C2D2DB" w:rsidR="00511C08" w:rsidRDefault="00511C08" w:rsidP="0046034D">
      <w:pPr>
        <w:spacing w:line="360" w:lineRule="auto"/>
        <w:jc w:val="both"/>
        <w:rPr>
          <w:rFonts w:ascii="Aptos" w:hAnsi="Aptos" w:cs="Times New Roman"/>
          <w:color w:val="000000" w:themeColor="text1"/>
          <w:lang w:val="en-US"/>
        </w:rPr>
      </w:pPr>
      <w:r>
        <w:rPr>
          <w:rFonts w:ascii="Aptos" w:hAnsi="Aptos" w:cs="Times New Roman"/>
          <w:color w:val="000000" w:themeColor="text1"/>
          <w:lang w:val="en-US"/>
        </w:rPr>
        <w:t>The idea in the abstract was to follow the order in which analyses are presented in the manuscript (landscape- lake- site-scale). We m</w:t>
      </w:r>
      <w:commentRangeStart w:id="12"/>
      <w:r>
        <w:rPr>
          <w:rFonts w:ascii="Aptos" w:hAnsi="Aptos" w:cs="Times New Roman"/>
          <w:color w:val="000000" w:themeColor="text1"/>
          <w:lang w:val="en-US"/>
        </w:rPr>
        <w:t xml:space="preserve">oved </w:t>
      </w:r>
      <w:commentRangeEnd w:id="12"/>
      <w:r w:rsidR="00551257">
        <w:rPr>
          <w:rStyle w:val="Marquedecommentaire"/>
        </w:rPr>
        <w:commentReference w:id="12"/>
      </w:r>
      <w:r>
        <w:rPr>
          <w:rFonts w:ascii="Aptos" w:hAnsi="Aptos" w:cs="Times New Roman"/>
          <w:color w:val="000000" w:themeColor="text1"/>
          <w:lang w:val="en-US"/>
        </w:rPr>
        <w:t xml:space="preserve">the sentence: “Our results showed that infection prevalence is spatially heterogeneous across the landscape with evidence of infection hotspots and </w:t>
      </w:r>
      <w:proofErr w:type="spellStart"/>
      <w:r>
        <w:rPr>
          <w:rFonts w:ascii="Aptos" w:hAnsi="Aptos" w:cs="Times New Roman"/>
          <w:color w:val="000000" w:themeColor="text1"/>
          <w:lang w:val="en-US"/>
        </w:rPr>
        <w:t>coldspots</w:t>
      </w:r>
      <w:proofErr w:type="spellEnd"/>
      <w:r>
        <w:rPr>
          <w:rFonts w:ascii="Aptos" w:hAnsi="Aptos" w:cs="Times New Roman"/>
          <w:color w:val="000000" w:themeColor="text1"/>
          <w:lang w:val="en-US"/>
        </w:rPr>
        <w:t xml:space="preserve">” </w:t>
      </w:r>
      <w:del w:id="13" w:author="Éric Harvey" w:date="2025-01-08T15:25:00Z">
        <w:r w:rsidDel="009A54D0">
          <w:rPr>
            <w:rFonts w:ascii="Aptos" w:hAnsi="Aptos" w:cs="Times New Roman"/>
            <w:color w:val="000000" w:themeColor="text1"/>
            <w:lang w:val="en-US"/>
          </w:rPr>
          <w:delText>further down so it is less confusing</w:delText>
        </w:r>
      </w:del>
      <w:r w:rsidR="009A54D0">
        <w:rPr>
          <w:rFonts w:ascii="Aptos" w:hAnsi="Aptos" w:cs="Times New Roman"/>
          <w:color w:val="000000" w:themeColor="text1"/>
          <w:lang w:val="en-US"/>
        </w:rPr>
        <w:t>to improve clarity</w:t>
      </w:r>
      <w:r w:rsidR="00C75A32">
        <w:rPr>
          <w:rFonts w:ascii="Aptos" w:hAnsi="Aptos" w:cs="Times New Roman"/>
          <w:color w:val="000000" w:themeColor="text1"/>
          <w:lang w:val="en-US"/>
        </w:rPr>
        <w:t xml:space="preserve"> (L13-15)</w:t>
      </w:r>
      <w:r>
        <w:rPr>
          <w:rFonts w:ascii="Aptos" w:hAnsi="Aptos" w:cs="Times New Roman"/>
          <w:color w:val="000000" w:themeColor="text1"/>
          <w:lang w:val="en-US"/>
        </w:rPr>
        <w:t xml:space="preserve">. </w:t>
      </w:r>
    </w:p>
    <w:p w14:paraId="50857482" w14:textId="77777777" w:rsidR="00511C08" w:rsidRPr="00511C08" w:rsidRDefault="00511C08" w:rsidP="0046034D">
      <w:pPr>
        <w:spacing w:line="360" w:lineRule="auto"/>
        <w:jc w:val="both"/>
        <w:rPr>
          <w:rFonts w:ascii="Aptos" w:hAnsi="Aptos" w:cs="Times New Roman"/>
          <w:color w:val="000000" w:themeColor="text1"/>
          <w:lang w:val="en-US"/>
        </w:rPr>
      </w:pPr>
    </w:p>
    <w:p w14:paraId="4DB3FA8C" w14:textId="427F8898" w:rsidR="001A7D77" w:rsidRPr="00CE7500" w:rsidRDefault="001A7D77" w:rsidP="0046034D">
      <w:pPr>
        <w:spacing w:line="360" w:lineRule="auto"/>
        <w:jc w:val="both"/>
        <w:rPr>
          <w:rFonts w:ascii="Aptos" w:hAnsi="Aptos" w:cs="Times New Roman"/>
          <w:color w:val="808080" w:themeColor="background1" w:themeShade="80"/>
          <w:lang w:val="en-US"/>
        </w:rPr>
      </w:pPr>
      <w:commentRangeStart w:id="14"/>
      <w:r>
        <w:rPr>
          <w:rFonts w:ascii="Aptos" w:hAnsi="Aptos" w:cs="Times New Roman"/>
          <w:color w:val="808080" w:themeColor="background1" w:themeShade="80"/>
          <w:lang w:val="en-US"/>
        </w:rPr>
        <w:t xml:space="preserve">[14] </w:t>
      </w:r>
      <w:commentRangeEnd w:id="14"/>
      <w:r w:rsidR="00407F42">
        <w:rPr>
          <w:rStyle w:val="Marquedecommentaire"/>
        </w:rPr>
        <w:commentReference w:id="14"/>
      </w:r>
      <w:r w:rsidRPr="001A7D77">
        <w:rPr>
          <w:rFonts w:ascii="Aptos" w:hAnsi="Aptos" w:cs="Times New Roman"/>
          <w:color w:val="808080" w:themeColor="background1" w:themeShade="80"/>
          <w:lang w:val="en-US"/>
        </w:rPr>
        <w:t>The discussion devotes a great deal of attention to sampling issues, not providing a robust consideration of the theoretical framework and the contributions attained in this research. In addition, it is large and, in my opinion, fails to identify novel contributions over general issues such as individual aggregation and sampling design.</w:t>
      </w:r>
    </w:p>
    <w:p w14:paraId="38096CA4" w14:textId="77777777" w:rsidR="00CE7500" w:rsidRDefault="00CE7500" w:rsidP="0046034D">
      <w:pPr>
        <w:spacing w:line="360" w:lineRule="auto"/>
        <w:jc w:val="both"/>
        <w:rPr>
          <w:rFonts w:ascii="Aptos" w:hAnsi="Aptos" w:cs="Times New Roman"/>
          <w:color w:val="808080" w:themeColor="background1" w:themeShade="80"/>
          <w:lang w:val="en-US"/>
        </w:rPr>
      </w:pPr>
    </w:p>
    <w:p w14:paraId="398CE81C" w14:textId="6B6816C3" w:rsidR="002353E4" w:rsidRDefault="009A54D0" w:rsidP="0046034D">
      <w:pPr>
        <w:spacing w:line="360" w:lineRule="auto"/>
        <w:jc w:val="both"/>
        <w:rPr>
          <w:rFonts w:ascii="Aptos" w:hAnsi="Aptos" w:cs="Times New Roman"/>
          <w:color w:val="000000" w:themeColor="text1"/>
          <w:lang w:val="en-US"/>
        </w:rPr>
      </w:pPr>
      <w:r>
        <w:rPr>
          <w:rFonts w:ascii="Aptos" w:hAnsi="Aptos" w:cs="Times New Roman"/>
          <w:color w:val="000000" w:themeColor="text1"/>
          <w:lang w:val="en-US"/>
        </w:rPr>
        <w:t xml:space="preserve">Our </w:t>
      </w:r>
      <w:r w:rsidR="00596D1C">
        <w:rPr>
          <w:rFonts w:ascii="Aptos" w:hAnsi="Aptos" w:cs="Times New Roman"/>
          <w:color w:val="000000" w:themeColor="text1"/>
          <w:lang w:val="en-US"/>
        </w:rPr>
        <w:t>study was observational</w:t>
      </w:r>
      <w:r>
        <w:rPr>
          <w:rFonts w:ascii="Aptos" w:hAnsi="Aptos" w:cs="Times New Roman"/>
          <w:color w:val="000000" w:themeColor="text1"/>
          <w:lang w:val="en-US"/>
        </w:rPr>
        <w:t xml:space="preserve"> in nature</w:t>
      </w:r>
      <w:r w:rsidR="00596D1C">
        <w:rPr>
          <w:rFonts w:ascii="Aptos" w:hAnsi="Aptos" w:cs="Times New Roman"/>
          <w:color w:val="000000" w:themeColor="text1"/>
          <w:lang w:val="en-US"/>
        </w:rPr>
        <w:t>,</w:t>
      </w:r>
      <w:r>
        <w:rPr>
          <w:rFonts w:ascii="Aptos" w:hAnsi="Aptos" w:cs="Times New Roman"/>
          <w:color w:val="000000" w:themeColor="text1"/>
          <w:lang w:val="en-US"/>
        </w:rPr>
        <w:t xml:space="preserve"> which means we could</w:t>
      </w:r>
      <w:r w:rsidR="00596D1C">
        <w:rPr>
          <w:rFonts w:ascii="Aptos" w:hAnsi="Aptos" w:cs="Times New Roman"/>
          <w:color w:val="000000" w:themeColor="text1"/>
          <w:lang w:val="en-US"/>
        </w:rPr>
        <w:t xml:space="preserve"> not </w:t>
      </w:r>
      <w:commentRangeStart w:id="15"/>
      <w:commentRangeStart w:id="16"/>
      <w:r w:rsidR="00596D1C">
        <w:rPr>
          <w:rFonts w:ascii="Aptos" w:hAnsi="Aptos" w:cs="Times New Roman"/>
          <w:color w:val="000000" w:themeColor="text1"/>
          <w:lang w:val="en-US"/>
        </w:rPr>
        <w:t xml:space="preserve">directly </w:t>
      </w:r>
      <w:r>
        <w:rPr>
          <w:rFonts w:ascii="Aptos" w:hAnsi="Aptos" w:cs="Times New Roman"/>
          <w:color w:val="000000" w:themeColor="text1"/>
          <w:lang w:val="en-US"/>
        </w:rPr>
        <w:t xml:space="preserve">falsify any </w:t>
      </w:r>
      <w:r w:rsidR="00596D1C">
        <w:rPr>
          <w:rFonts w:ascii="Aptos" w:hAnsi="Aptos" w:cs="Times New Roman"/>
          <w:color w:val="000000" w:themeColor="text1"/>
          <w:lang w:val="en-US"/>
        </w:rPr>
        <w:t>theoretical hypothesis.</w:t>
      </w:r>
      <w:r>
        <w:rPr>
          <w:rFonts w:ascii="Aptos" w:hAnsi="Aptos" w:cs="Times New Roman"/>
          <w:color w:val="000000" w:themeColor="text1"/>
          <w:lang w:val="en-US"/>
        </w:rPr>
        <w:t xml:space="preserve"> We therefore tried to be cautions with our result interpretations</w:t>
      </w:r>
      <w:commentRangeEnd w:id="15"/>
      <w:r>
        <w:rPr>
          <w:rStyle w:val="Marquedecommentaire"/>
        </w:rPr>
        <w:commentReference w:id="15"/>
      </w:r>
      <w:commentRangeEnd w:id="16"/>
      <w:r w:rsidR="00551257">
        <w:rPr>
          <w:rStyle w:val="Marquedecommentaire"/>
        </w:rPr>
        <w:commentReference w:id="16"/>
      </w:r>
      <w:ins w:id="17" w:author="Éric Harvey" w:date="2025-01-08T15:28:00Z">
        <w:r>
          <w:rPr>
            <w:rFonts w:ascii="Aptos" w:hAnsi="Aptos" w:cs="Times New Roman"/>
            <w:color w:val="000000" w:themeColor="text1"/>
            <w:lang w:val="en-US"/>
          </w:rPr>
          <w:t>.</w:t>
        </w:r>
      </w:ins>
    </w:p>
    <w:p w14:paraId="2BCC56A9" w14:textId="77777777" w:rsidR="00596D1C" w:rsidRDefault="00596D1C" w:rsidP="0046034D">
      <w:pPr>
        <w:spacing w:line="360" w:lineRule="auto"/>
        <w:jc w:val="both"/>
        <w:rPr>
          <w:rFonts w:ascii="Aptos" w:hAnsi="Aptos" w:cs="Times New Roman"/>
          <w:color w:val="808080" w:themeColor="background1" w:themeShade="80"/>
          <w:lang w:val="en-US"/>
        </w:rPr>
      </w:pPr>
    </w:p>
    <w:p w14:paraId="7DED07B7" w14:textId="2F49378E" w:rsidR="005E7DF9" w:rsidRDefault="001A7D77" w:rsidP="0046034D">
      <w:pPr>
        <w:spacing w:line="360" w:lineRule="auto"/>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[15] </w:t>
      </w:r>
      <w:r w:rsidRPr="001A7D77">
        <w:rPr>
          <w:rFonts w:ascii="Aptos" w:hAnsi="Aptos" w:cs="Times New Roman"/>
          <w:color w:val="808080" w:themeColor="background1" w:themeShade="80"/>
          <w:lang w:val="en-US"/>
        </w:rPr>
        <w:t>L114-126. I think this is not a good paragraph to close the introduction. It is not clear, it focuses on lateral issues about cold-hot areas and estimation biases, with general comments not fully rooted in statistical grounds. There is a broad and diverse literature on the effect of aggregation in sampling design in ecology and other areas. It is not evident that the study contributes something new in this framework.</w:t>
      </w:r>
    </w:p>
    <w:p w14:paraId="0C026B00" w14:textId="77777777" w:rsidR="0047291E" w:rsidRDefault="0047291E" w:rsidP="0046034D">
      <w:pPr>
        <w:spacing w:line="360" w:lineRule="auto"/>
        <w:jc w:val="both"/>
        <w:rPr>
          <w:rFonts w:ascii="Aptos" w:hAnsi="Aptos" w:cs="Times New Roman"/>
          <w:color w:val="808080" w:themeColor="background1" w:themeShade="80"/>
          <w:lang w:val="en-US"/>
        </w:rPr>
      </w:pPr>
    </w:p>
    <w:p w14:paraId="5C784C66" w14:textId="11067392" w:rsidR="0047291E" w:rsidRPr="0047291E" w:rsidRDefault="0047291E" w:rsidP="0046034D">
      <w:pPr>
        <w:spacing w:line="360" w:lineRule="auto"/>
        <w:jc w:val="both"/>
        <w:rPr>
          <w:rFonts w:ascii="Aptos" w:hAnsi="Aptos" w:cs="Times New Roman"/>
          <w:lang w:val="en-US"/>
        </w:rPr>
      </w:pPr>
      <w:r>
        <w:rPr>
          <w:rFonts w:ascii="Aptos" w:hAnsi="Aptos" w:cs="Times New Roman"/>
          <w:lang w:val="en-US"/>
        </w:rPr>
        <w:t xml:space="preserve">We agree this an unusual paragraph to end the introduction. </w:t>
      </w:r>
      <w:commentRangeStart w:id="18"/>
      <w:commentRangeStart w:id="19"/>
      <w:commentRangeStart w:id="20"/>
      <w:r>
        <w:rPr>
          <w:rFonts w:ascii="Aptos" w:hAnsi="Aptos" w:cs="Times New Roman"/>
          <w:lang w:val="en-US"/>
        </w:rPr>
        <w:t>We decided not to present our predictions after all and removed this paragraph. We incorp</w:t>
      </w:r>
      <w:commentRangeEnd w:id="18"/>
      <w:r w:rsidR="009A54D0">
        <w:rPr>
          <w:rStyle w:val="Marquedecommentaire"/>
        </w:rPr>
        <w:commentReference w:id="18"/>
      </w:r>
      <w:commentRangeEnd w:id="19"/>
      <w:r w:rsidR="009A54D0">
        <w:rPr>
          <w:rStyle w:val="Marquedecommentaire"/>
        </w:rPr>
        <w:commentReference w:id="19"/>
      </w:r>
      <w:commentRangeEnd w:id="20"/>
      <w:r w:rsidR="00E442E2">
        <w:rPr>
          <w:rStyle w:val="Marquedecommentaire"/>
        </w:rPr>
        <w:commentReference w:id="20"/>
      </w:r>
      <w:r>
        <w:rPr>
          <w:rFonts w:ascii="Aptos" w:hAnsi="Aptos" w:cs="Times New Roman"/>
          <w:lang w:val="en-US"/>
        </w:rPr>
        <w:t xml:space="preserve">orated a new sentence at the end of the previous paragraph on general contributions of </w:t>
      </w:r>
      <w:r w:rsidR="00407F42">
        <w:rPr>
          <w:rFonts w:ascii="Aptos" w:hAnsi="Aptos" w:cs="Times New Roman"/>
          <w:lang w:val="en-US"/>
        </w:rPr>
        <w:t>the present</w:t>
      </w:r>
      <w:r>
        <w:rPr>
          <w:rFonts w:ascii="Aptos" w:hAnsi="Aptos" w:cs="Times New Roman"/>
          <w:lang w:val="en-US"/>
        </w:rPr>
        <w:t xml:space="preserve"> study</w:t>
      </w:r>
      <w:r w:rsidR="00407F42">
        <w:rPr>
          <w:rFonts w:ascii="Aptos" w:hAnsi="Aptos" w:cs="Times New Roman"/>
          <w:lang w:val="en-US"/>
        </w:rPr>
        <w:t xml:space="preserve"> (L119-121)</w:t>
      </w:r>
      <w:r>
        <w:rPr>
          <w:rFonts w:ascii="Aptos" w:hAnsi="Aptos" w:cs="Times New Roman"/>
          <w:lang w:val="en-US"/>
        </w:rPr>
        <w:t xml:space="preserve">. </w:t>
      </w:r>
    </w:p>
    <w:p w14:paraId="0BC28D54" w14:textId="77777777" w:rsidR="005E7DF9" w:rsidRDefault="005E7DF9" w:rsidP="0046034D">
      <w:pPr>
        <w:spacing w:line="360" w:lineRule="auto"/>
        <w:jc w:val="both"/>
        <w:rPr>
          <w:rFonts w:ascii="Aptos" w:hAnsi="Aptos" w:cs="Times New Roman"/>
          <w:color w:val="808080" w:themeColor="background1" w:themeShade="80"/>
          <w:lang w:val="en-US"/>
        </w:rPr>
      </w:pPr>
    </w:p>
    <w:p w14:paraId="3738BA75" w14:textId="77777777" w:rsidR="001A7D77" w:rsidRDefault="001A7D77" w:rsidP="0046034D">
      <w:pPr>
        <w:spacing w:line="360" w:lineRule="auto"/>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[16] </w:t>
      </w:r>
      <w:r w:rsidRPr="001A7D77">
        <w:rPr>
          <w:rFonts w:ascii="Aptos" w:hAnsi="Aptos" w:cs="Times New Roman"/>
          <w:color w:val="808080" w:themeColor="background1" w:themeShade="80"/>
          <w:lang w:val="en-US"/>
        </w:rPr>
        <w:t>L164 it is not evident that this represents a random design.</w:t>
      </w:r>
    </w:p>
    <w:p w14:paraId="141B34D3" w14:textId="77777777" w:rsidR="009D3C11" w:rsidRDefault="009D3C11" w:rsidP="0046034D">
      <w:pPr>
        <w:spacing w:line="360" w:lineRule="auto"/>
        <w:rPr>
          <w:rFonts w:ascii="Aptos" w:hAnsi="Aptos" w:cs="Times New Roman"/>
          <w:color w:val="808080" w:themeColor="background1" w:themeShade="80"/>
          <w:lang w:val="en-US"/>
        </w:rPr>
      </w:pPr>
    </w:p>
    <w:p w14:paraId="2E1E13A7" w14:textId="3FE8A65D" w:rsidR="009D3C11" w:rsidRDefault="009D3C11" w:rsidP="0046034D">
      <w:pPr>
        <w:spacing w:line="360" w:lineRule="auto"/>
        <w:jc w:val="both"/>
        <w:rPr>
          <w:rFonts w:ascii="Aptos" w:hAnsi="Aptos" w:cs="Times New Roman"/>
          <w:color w:val="000000" w:themeColor="text1"/>
          <w:lang w:val="en-US"/>
        </w:rPr>
      </w:pPr>
      <w:r>
        <w:rPr>
          <w:rFonts w:ascii="Aptos" w:hAnsi="Aptos" w:cs="Times New Roman"/>
          <w:color w:val="000000" w:themeColor="text1"/>
          <w:lang w:val="en-US"/>
        </w:rPr>
        <w:t xml:space="preserve">Our field survey </w:t>
      </w:r>
      <w:r w:rsidR="005E7DF9">
        <w:rPr>
          <w:rFonts w:ascii="Aptos" w:hAnsi="Aptos" w:cs="Times New Roman"/>
          <w:color w:val="000000" w:themeColor="text1"/>
          <w:lang w:val="en-US"/>
        </w:rPr>
        <w:t>was</w:t>
      </w:r>
      <w:r>
        <w:rPr>
          <w:rFonts w:ascii="Aptos" w:hAnsi="Aptos" w:cs="Times New Roman"/>
          <w:color w:val="000000" w:themeColor="text1"/>
          <w:lang w:val="en-US"/>
        </w:rPr>
        <w:t xml:space="preserve"> not b</w:t>
      </w:r>
      <w:r w:rsidR="005E7DF9">
        <w:rPr>
          <w:rFonts w:ascii="Aptos" w:hAnsi="Aptos" w:cs="Times New Roman"/>
          <w:color w:val="000000" w:themeColor="text1"/>
          <w:lang w:val="en-US"/>
        </w:rPr>
        <w:t>ased</w:t>
      </w:r>
      <w:r>
        <w:rPr>
          <w:rFonts w:ascii="Aptos" w:hAnsi="Aptos" w:cs="Times New Roman"/>
          <w:color w:val="000000" w:themeColor="text1"/>
          <w:lang w:val="en-US"/>
        </w:rPr>
        <w:t xml:space="preserve"> on a random design because of land and data accessibility limitations. However, the selected sites display the variability in morphometry, habitat types, and anthropogenic use picturing the</w:t>
      </w:r>
      <w:r w:rsidR="00D36478">
        <w:rPr>
          <w:rFonts w:ascii="Aptos" w:hAnsi="Aptos" w:cs="Times New Roman"/>
          <w:color w:val="000000" w:themeColor="text1"/>
          <w:lang w:val="en-US"/>
        </w:rPr>
        <w:t xml:space="preserve"> regional </w:t>
      </w:r>
      <w:r>
        <w:rPr>
          <w:rFonts w:ascii="Aptos" w:hAnsi="Aptos" w:cs="Times New Roman"/>
          <w:color w:val="000000" w:themeColor="text1"/>
          <w:lang w:val="en-US"/>
        </w:rPr>
        <w:t>variability</w:t>
      </w:r>
      <w:r w:rsidR="00D36478">
        <w:rPr>
          <w:rFonts w:ascii="Aptos" w:hAnsi="Aptos" w:cs="Times New Roman"/>
          <w:color w:val="000000" w:themeColor="text1"/>
          <w:lang w:val="en-US"/>
        </w:rPr>
        <w:t xml:space="preserve"> of </w:t>
      </w:r>
      <w:commentRangeStart w:id="21"/>
      <w:r w:rsidR="00D36478">
        <w:rPr>
          <w:rFonts w:ascii="Aptos" w:hAnsi="Aptos" w:cs="Times New Roman"/>
          <w:color w:val="000000" w:themeColor="text1"/>
          <w:lang w:val="en-US"/>
        </w:rPr>
        <w:t>lakes</w:t>
      </w:r>
      <w:commentRangeEnd w:id="21"/>
      <w:r w:rsidR="00E442E2">
        <w:rPr>
          <w:rStyle w:val="Marquedecommentaire"/>
        </w:rPr>
        <w:commentReference w:id="21"/>
      </w:r>
      <w:r>
        <w:rPr>
          <w:rFonts w:ascii="Aptos" w:hAnsi="Aptos" w:cs="Times New Roman"/>
          <w:color w:val="000000" w:themeColor="text1"/>
          <w:lang w:val="en-US"/>
        </w:rPr>
        <w:t>.</w:t>
      </w:r>
    </w:p>
    <w:p w14:paraId="4978CC4B" w14:textId="77777777" w:rsidR="003B12AC" w:rsidRDefault="001A7D77" w:rsidP="0046034D">
      <w:pPr>
        <w:spacing w:line="360" w:lineRule="auto"/>
        <w:jc w:val="both"/>
        <w:rPr>
          <w:rFonts w:ascii="Aptos" w:hAnsi="Aptos" w:cs="Times New Roman"/>
          <w:color w:val="808080" w:themeColor="background1" w:themeShade="80"/>
          <w:lang w:val="en-US"/>
        </w:rPr>
      </w:pPr>
      <w:r w:rsidRPr="001A7D77">
        <w:rPr>
          <w:rFonts w:ascii="Aptos" w:hAnsi="Aptos" w:cs="Times New Roman"/>
          <w:color w:val="808080" w:themeColor="background1" w:themeShade="80"/>
          <w:lang w:val="en-US"/>
        </w:rPr>
        <w:br/>
      </w:r>
      <w:r>
        <w:rPr>
          <w:rFonts w:ascii="Aptos" w:hAnsi="Aptos" w:cs="Times New Roman"/>
          <w:color w:val="808080" w:themeColor="background1" w:themeShade="80"/>
          <w:lang w:val="en-US"/>
        </w:rPr>
        <w:t xml:space="preserve">[17] </w:t>
      </w:r>
      <w:r w:rsidRPr="001A7D77">
        <w:rPr>
          <w:rFonts w:ascii="Aptos" w:hAnsi="Aptos" w:cs="Times New Roman"/>
          <w:color w:val="808080" w:themeColor="background1" w:themeShade="80"/>
          <w:lang w:val="en-US"/>
        </w:rPr>
        <w:t>L281 a cubic spline with one variable at a time is producing an overfitting and suggesting more relationships than those that are actually supported by the study.</w:t>
      </w:r>
    </w:p>
    <w:p w14:paraId="2BE6453D" w14:textId="3A424332" w:rsidR="00D36478" w:rsidRDefault="00D36478" w:rsidP="0046034D">
      <w:pPr>
        <w:spacing w:line="360" w:lineRule="auto"/>
        <w:jc w:val="both"/>
        <w:rPr>
          <w:rFonts w:ascii="Aptos" w:hAnsi="Aptos" w:cs="Times New Roman"/>
          <w:color w:val="808080" w:themeColor="background1" w:themeShade="80"/>
          <w:lang w:val="en-US"/>
        </w:rPr>
      </w:pPr>
    </w:p>
    <w:p w14:paraId="5E4234E3" w14:textId="33D51CE6" w:rsidR="0047291E" w:rsidRDefault="0047291E" w:rsidP="0046034D">
      <w:pPr>
        <w:spacing w:line="360" w:lineRule="auto"/>
        <w:jc w:val="both"/>
        <w:rPr>
          <w:rFonts w:ascii="Aptos" w:hAnsi="Aptos" w:cs="Times New Roman"/>
          <w:noProof/>
          <w:color w:val="000000" w:themeColor="text1"/>
          <w:lang w:val="en-US"/>
        </w:rPr>
      </w:pPr>
      <w:r>
        <w:rPr>
          <w:rFonts w:ascii="Aptos" w:hAnsi="Aptos" w:cs="Times New Roman"/>
          <w:color w:val="000000" w:themeColor="text1"/>
          <w:lang w:val="en-US"/>
        </w:rPr>
        <w:t>Using highly flexible models such as GAM(M)s, especially with small sample size</w:t>
      </w:r>
      <w:r w:rsidR="002353E4">
        <w:rPr>
          <w:rFonts w:ascii="Aptos" w:hAnsi="Aptos" w:cs="Times New Roman"/>
          <w:color w:val="000000" w:themeColor="text1"/>
          <w:lang w:val="en-US"/>
        </w:rPr>
        <w:t>s</w:t>
      </w:r>
      <w:r>
        <w:rPr>
          <w:rFonts w:ascii="Aptos" w:hAnsi="Aptos" w:cs="Times New Roman"/>
          <w:color w:val="000000" w:themeColor="text1"/>
          <w:lang w:val="en-US"/>
        </w:rPr>
        <w:t>, comes with this overfitting</w:t>
      </w:r>
      <w:r w:rsidR="00FF16A7">
        <w:rPr>
          <w:rFonts w:ascii="Aptos" w:hAnsi="Aptos" w:cs="Times New Roman"/>
          <w:color w:val="000000" w:themeColor="text1"/>
          <w:lang w:val="en-US"/>
        </w:rPr>
        <w:t xml:space="preserve"> risk</w:t>
      </w:r>
      <w:r>
        <w:rPr>
          <w:rFonts w:ascii="Aptos" w:hAnsi="Aptos" w:cs="Times New Roman"/>
          <w:color w:val="000000" w:themeColor="text1"/>
          <w:lang w:val="en-US"/>
        </w:rPr>
        <w:t xml:space="preserve">. Since we needed to include a random effect to account for nested data, we could not </w:t>
      </w:r>
      <w:r w:rsidR="00FF16A7">
        <w:rPr>
          <w:rFonts w:ascii="Aptos" w:hAnsi="Aptos" w:cs="Times New Roman"/>
          <w:color w:val="000000" w:themeColor="text1"/>
          <w:lang w:val="en-US"/>
        </w:rPr>
        <w:t>have</w:t>
      </w:r>
      <w:r>
        <w:rPr>
          <w:rFonts w:ascii="Aptos" w:hAnsi="Aptos" w:cs="Times New Roman"/>
          <w:color w:val="000000" w:themeColor="text1"/>
          <w:lang w:val="en-US"/>
        </w:rPr>
        <w:t xml:space="preserve"> many predictors to our model</w:t>
      </w:r>
      <w:r w:rsidR="00FF16A7">
        <w:rPr>
          <w:rFonts w:ascii="Aptos" w:hAnsi="Aptos" w:cs="Times New Roman"/>
          <w:color w:val="000000" w:themeColor="text1"/>
          <w:lang w:val="en-US"/>
        </w:rPr>
        <w:t>s</w:t>
      </w:r>
      <w:r>
        <w:rPr>
          <w:rFonts w:ascii="Aptos" w:hAnsi="Aptos" w:cs="Times New Roman"/>
          <w:color w:val="000000" w:themeColor="text1"/>
          <w:lang w:val="en-US"/>
        </w:rPr>
        <w:t xml:space="preserve"> </w:t>
      </w:r>
      <w:r w:rsidR="00FF16A7">
        <w:rPr>
          <w:rFonts w:ascii="Aptos" w:hAnsi="Aptos" w:cs="Times New Roman"/>
          <w:color w:val="000000" w:themeColor="text1"/>
          <w:lang w:val="en-US"/>
        </w:rPr>
        <w:t>because</w:t>
      </w:r>
      <w:r>
        <w:rPr>
          <w:rFonts w:ascii="Aptos" w:hAnsi="Aptos" w:cs="Times New Roman"/>
          <w:color w:val="000000" w:themeColor="text1"/>
          <w:lang w:val="en-US"/>
        </w:rPr>
        <w:t xml:space="preserve"> it uses too many degrees of freedom. We chose a cubic spline instead of a cubic regression spline or a thin plate spline </w:t>
      </w:r>
      <w:r w:rsidR="00F36C83">
        <w:rPr>
          <w:rFonts w:ascii="Aptos" w:hAnsi="Aptos" w:cs="Times New Roman"/>
          <w:color w:val="000000" w:themeColor="text1"/>
          <w:lang w:val="en-US"/>
        </w:rPr>
        <w:t xml:space="preserve">because </w:t>
      </w:r>
      <w:proofErr w:type="spellStart"/>
      <w:r w:rsidR="00F36C83">
        <w:rPr>
          <w:rFonts w:ascii="Aptos" w:hAnsi="Aptos" w:cs="Times New Roman"/>
          <w:color w:val="000000" w:themeColor="text1"/>
          <w:lang w:val="en-US"/>
        </w:rPr>
        <w:t>i</w:t>
      </w:r>
      <w:proofErr w:type="spellEnd"/>
      <w:r w:rsidR="00F36C83">
        <w:rPr>
          <w:rFonts w:ascii="Aptos" w:hAnsi="Aptos" w:cs="Times New Roman"/>
          <w:color w:val="000000" w:themeColor="text1"/>
          <w:lang w:val="en-US"/>
        </w:rPr>
        <w:t>) we did not expect abrupt changes in the relationships between prevalence and environmental drivers, ii) cubic spline</w:t>
      </w:r>
      <w:r w:rsidR="002353E4">
        <w:rPr>
          <w:rFonts w:ascii="Aptos" w:hAnsi="Aptos" w:cs="Times New Roman"/>
          <w:color w:val="000000" w:themeColor="text1"/>
          <w:lang w:val="en-US"/>
        </w:rPr>
        <w:t>s</w:t>
      </w:r>
      <w:r w:rsidR="00F36C83">
        <w:rPr>
          <w:rFonts w:ascii="Aptos" w:hAnsi="Aptos" w:cs="Times New Roman"/>
          <w:color w:val="000000" w:themeColor="text1"/>
          <w:lang w:val="en-US"/>
        </w:rPr>
        <w:t xml:space="preserve"> offer the smoothest option and offer no </w:t>
      </w:r>
      <w:r w:rsidR="00F36C83">
        <w:rPr>
          <w:rFonts w:ascii="Aptos" w:hAnsi="Aptos" w:cs="Times New Roman"/>
          <w:color w:val="000000" w:themeColor="text1"/>
          <w:lang w:val="en-US"/>
        </w:rPr>
        <w:lastRenderedPageBreak/>
        <w:t>computational problems for univariate smoothing</w:t>
      </w:r>
      <w:r w:rsidR="00180FCF">
        <w:rPr>
          <w:rFonts w:ascii="Aptos" w:hAnsi="Aptos" w:cs="Times New Roman"/>
          <w:color w:val="000000" w:themeColor="text1"/>
          <w:lang w:val="en-US"/>
        </w:rPr>
        <w:t xml:space="preserve"> and, iii) their computational cost is lower than thin plate spine (that we want to minimize since we have a small sample size)</w:t>
      </w:r>
      <w:r w:rsidR="00BD73BB">
        <w:rPr>
          <w:rFonts w:ascii="Aptos" w:hAnsi="Aptos" w:cs="Times New Roman"/>
          <w:color w:val="000000" w:themeColor="text1"/>
          <w:lang w:val="en-US"/>
        </w:rPr>
        <w:fldChar w:fldCharType="begin"/>
      </w:r>
      <w:r w:rsidR="007D6F88">
        <w:rPr>
          <w:rFonts w:ascii="Aptos" w:hAnsi="Aptos" w:cs="Times New Roman"/>
          <w:color w:val="000000" w:themeColor="text1"/>
          <w:lang w:val="en-US"/>
        </w:rPr>
        <w:instrText xml:space="preserve"> ADDIN ZOTERO_ITEM CSL_CITATION {"citationID":"44h0QOuK","properties":{"formattedCitation":"(S. Wood, 2006; S. N. Wood &amp; Augustin, 2002)","plainCitation":"(S. Wood, 2006; S. N. Wood &amp; Augustin, 2002)","noteIndex":0},"citationItems":[{"id":2607,"uris":["http://zotero.org/groups/2585270/items/B37GD9ZS"],"itemData":{"id":2607,"type":"book","abstract":"The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self-study.","ISBN":"978-1-315-37027-9","note":"journalAbbreviation: Generalized Additive Models: An Introduction with R, Second Edition\ncontainer-title: Generalized Additive Models: An Introduction with R, Second Edition\nDOI: 10.1201/9781315370279","number-of-pages":"391","source":"ResearchGate","title":"Generalized Additive Models: An Introduction With R","title-short":"Generalized Additive Models","volume":"66","author":[{"family":"Wood","given":"Simon"}],"issued":{"date-parts":[["2006",1,1]]}}},{"id":12866,"uris":["http://zotero.org/groups/2585270/items/JWXFPZNY"],"itemData":{"id":12866,"type":"article-journal","abstract":"Generalized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BD73BB">
        <w:rPr>
          <w:rFonts w:ascii="Aptos" w:hAnsi="Aptos" w:cs="Times New Roman"/>
          <w:color w:val="000000" w:themeColor="text1"/>
          <w:lang w:val="en-US"/>
        </w:rPr>
        <w:fldChar w:fldCharType="separate"/>
      </w:r>
      <w:r w:rsidR="007D6F88">
        <w:rPr>
          <w:rFonts w:ascii="Aptos" w:hAnsi="Aptos" w:cs="Times New Roman"/>
          <w:noProof/>
          <w:color w:val="000000" w:themeColor="text1"/>
          <w:lang w:val="en-US"/>
        </w:rPr>
        <w:t>(Wood, 2006; Wood &amp; Augustin, 2002)</w:t>
      </w:r>
      <w:r w:rsidR="00BD73BB">
        <w:rPr>
          <w:rFonts w:ascii="Aptos" w:hAnsi="Aptos" w:cs="Times New Roman"/>
          <w:color w:val="000000" w:themeColor="text1"/>
          <w:lang w:val="en-US"/>
        </w:rPr>
        <w:fldChar w:fldCharType="end"/>
      </w:r>
      <w:r w:rsidR="00BD73BB">
        <w:rPr>
          <w:rFonts w:ascii="Aptos" w:hAnsi="Aptos" w:cs="Times New Roman"/>
          <w:color w:val="000000" w:themeColor="text1"/>
          <w:lang w:val="en-US"/>
        </w:rPr>
        <w:t xml:space="preserve">. </w:t>
      </w:r>
      <w:r>
        <w:rPr>
          <w:rFonts w:ascii="Aptos" w:hAnsi="Aptos" w:cs="Times New Roman"/>
          <w:color w:val="000000" w:themeColor="text1"/>
          <w:lang w:val="en-US"/>
        </w:rPr>
        <w:t>Moreover, our aim here is not to use these models to make predictions but simply inspect data to better understand how prevalence estimates vary with local environment. We did not find any evidence that using a cubic spline with one variable actually increases the overfitting</w:t>
      </w:r>
      <w:r w:rsidR="00BD73BB">
        <w:rPr>
          <w:rFonts w:ascii="Aptos" w:hAnsi="Aptos" w:cs="Times New Roman"/>
          <w:color w:val="000000" w:themeColor="text1"/>
          <w:lang w:val="en-US"/>
        </w:rPr>
        <w:t xml:space="preserve"> compared to other smoother</w:t>
      </w:r>
      <w:r w:rsidR="00840D51">
        <w:rPr>
          <w:rFonts w:ascii="Aptos" w:hAnsi="Aptos" w:cs="Times New Roman"/>
          <w:color w:val="000000" w:themeColor="text1"/>
          <w:lang w:val="en-US"/>
        </w:rPr>
        <w:t>s</w:t>
      </w:r>
      <w:r w:rsidR="00BD73BB">
        <w:rPr>
          <w:rFonts w:ascii="Aptos" w:hAnsi="Aptos" w:cs="Times New Roman"/>
          <w:color w:val="000000" w:themeColor="text1"/>
          <w:lang w:val="en-US"/>
        </w:rPr>
        <w:t xml:space="preserve"> that </w:t>
      </w:r>
      <w:r w:rsidR="00840D51">
        <w:rPr>
          <w:rFonts w:ascii="Aptos" w:hAnsi="Aptos" w:cs="Times New Roman"/>
          <w:color w:val="000000" w:themeColor="text1"/>
          <w:lang w:val="en-US"/>
        </w:rPr>
        <w:t>are</w:t>
      </w:r>
      <w:r w:rsidR="00BD73BB">
        <w:rPr>
          <w:rFonts w:ascii="Aptos" w:hAnsi="Aptos" w:cs="Times New Roman"/>
          <w:color w:val="000000" w:themeColor="text1"/>
          <w:lang w:val="en-US"/>
        </w:rPr>
        <w:t xml:space="preserve"> appropriate for our data. Nevertheless, we decided to reduce the number of basis function at 5 (k=5) to reduce </w:t>
      </w:r>
      <w:r w:rsidR="001348FB">
        <w:rPr>
          <w:rFonts w:ascii="Aptos" w:hAnsi="Aptos" w:cs="Times New Roman"/>
          <w:color w:val="000000" w:themeColor="text1"/>
          <w:lang w:val="en-US"/>
        </w:rPr>
        <w:t xml:space="preserve">the computational burden and </w:t>
      </w:r>
      <w:r w:rsidR="00BD73BB">
        <w:rPr>
          <w:rFonts w:ascii="Aptos" w:hAnsi="Aptos" w:cs="Times New Roman"/>
          <w:color w:val="000000" w:themeColor="text1"/>
          <w:lang w:val="en-US"/>
        </w:rPr>
        <w:t>chance of overfitting</w:t>
      </w:r>
      <w:r w:rsidR="007D6F88">
        <w:rPr>
          <w:rFonts w:ascii="Aptos" w:hAnsi="Aptos" w:cs="Times New Roman"/>
          <w:color w:val="000000" w:themeColor="text1"/>
          <w:lang w:val="en-US"/>
        </w:rPr>
        <w:t xml:space="preserve"> </w:t>
      </w:r>
      <w:r w:rsidR="007D6F88">
        <w:rPr>
          <w:rFonts w:ascii="Aptos" w:hAnsi="Aptos" w:cs="Times New Roman"/>
          <w:color w:val="000000" w:themeColor="text1"/>
          <w:lang w:val="en-US"/>
        </w:rPr>
        <w:fldChar w:fldCharType="begin"/>
      </w:r>
      <w:r w:rsidR="007D6F88">
        <w:rPr>
          <w:rFonts w:ascii="Aptos" w:hAnsi="Aptos" w:cs="Times New Roman"/>
          <w:color w:val="000000" w:themeColor="text1"/>
          <w:lang w:val="en-US"/>
        </w:rPr>
        <w:instrText xml:space="preserve"> ADDIN ZOTERO_ITEM CSL_CITATION {"citationID":"euhcl2Uz","properties":{"formattedCitation":"(S. N. Wood &amp; Augustin, 2002)","plainCitation":"(S. N. Wood &amp; Augustin, 2002)","noteIndex":0},"citationItems":[{"id":12866,"uris":["http://zotero.org/groups/2585270/items/JWXFPZNY"],"itemData":{"id":12866,"type":"article-journal","abstract":"Generalized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7D6F88">
        <w:rPr>
          <w:rFonts w:ascii="Aptos" w:hAnsi="Aptos" w:cs="Times New Roman"/>
          <w:color w:val="000000" w:themeColor="text1"/>
          <w:lang w:val="en-US"/>
        </w:rPr>
        <w:fldChar w:fldCharType="separate"/>
      </w:r>
      <w:r w:rsidR="007D6F88">
        <w:rPr>
          <w:rFonts w:ascii="Aptos" w:hAnsi="Aptos" w:cs="Times New Roman"/>
          <w:noProof/>
          <w:color w:val="000000" w:themeColor="text1"/>
          <w:lang w:val="en-US"/>
        </w:rPr>
        <w:t>(Wood &amp; Augustin, 2002)</w:t>
      </w:r>
      <w:r w:rsidR="007D6F88">
        <w:rPr>
          <w:rFonts w:ascii="Aptos" w:hAnsi="Aptos" w:cs="Times New Roman"/>
          <w:color w:val="000000" w:themeColor="text1"/>
          <w:lang w:val="en-US"/>
        </w:rPr>
        <w:fldChar w:fldCharType="end"/>
      </w:r>
      <w:r w:rsidR="001348FB">
        <w:rPr>
          <w:rFonts w:ascii="Aptos" w:hAnsi="Aptos" w:cs="Times New Roman"/>
          <w:color w:val="000000" w:themeColor="text1"/>
          <w:lang w:val="en-US"/>
        </w:rPr>
        <w:t>.</w:t>
      </w:r>
    </w:p>
    <w:p w14:paraId="6081786A" w14:textId="3BFB07F5" w:rsidR="001A7D77" w:rsidRDefault="001A7D77" w:rsidP="0046034D">
      <w:pPr>
        <w:spacing w:line="360" w:lineRule="auto"/>
        <w:rPr>
          <w:rFonts w:ascii="Aptos" w:hAnsi="Aptos" w:cs="Times New Roman"/>
          <w:color w:val="808080" w:themeColor="background1" w:themeShade="80"/>
          <w:lang w:val="en-US"/>
        </w:rPr>
      </w:pPr>
      <w:r w:rsidRPr="001A7D77">
        <w:rPr>
          <w:rFonts w:ascii="Aptos" w:hAnsi="Aptos" w:cs="Times New Roman"/>
          <w:color w:val="808080" w:themeColor="background1" w:themeShade="80"/>
          <w:lang w:val="en-US"/>
        </w:rPr>
        <w:br/>
      </w:r>
      <w:r>
        <w:rPr>
          <w:rFonts w:ascii="Aptos" w:hAnsi="Aptos" w:cs="Times New Roman"/>
          <w:color w:val="808080" w:themeColor="background1" w:themeShade="80"/>
          <w:lang w:val="en-US"/>
        </w:rPr>
        <w:t xml:space="preserve">[18] </w:t>
      </w:r>
      <w:r w:rsidRPr="001A7D77">
        <w:rPr>
          <w:rFonts w:ascii="Aptos" w:hAnsi="Aptos" w:cs="Times New Roman"/>
          <w:color w:val="808080" w:themeColor="background1" w:themeShade="80"/>
          <w:lang w:val="en-US"/>
        </w:rPr>
        <w:t xml:space="preserve">Figure 2, this is a nice figure but not particularly informative for the space that will finally be in the published </w:t>
      </w:r>
      <w:proofErr w:type="spellStart"/>
      <w:r w:rsidRPr="001A7D77">
        <w:rPr>
          <w:rFonts w:ascii="Aptos" w:hAnsi="Aptos" w:cs="Times New Roman"/>
          <w:color w:val="808080" w:themeColor="background1" w:themeShade="80"/>
          <w:lang w:val="en-US"/>
        </w:rPr>
        <w:t>ms.</w:t>
      </w:r>
      <w:proofErr w:type="spellEnd"/>
    </w:p>
    <w:p w14:paraId="1F15C4F3" w14:textId="77777777" w:rsidR="001A7D77" w:rsidRDefault="001A7D77" w:rsidP="0046034D">
      <w:pPr>
        <w:spacing w:line="360" w:lineRule="auto"/>
        <w:rPr>
          <w:rFonts w:ascii="Aptos" w:hAnsi="Aptos" w:cs="Times New Roman"/>
          <w:color w:val="808080" w:themeColor="background1" w:themeShade="80"/>
          <w:lang w:val="en-US"/>
        </w:rPr>
      </w:pPr>
    </w:p>
    <w:p w14:paraId="6C680F20" w14:textId="53776FF8" w:rsidR="00840D51" w:rsidRDefault="001A7D77" w:rsidP="0046034D">
      <w:pPr>
        <w:spacing w:line="360" w:lineRule="auto"/>
        <w:jc w:val="both"/>
        <w:rPr>
          <w:rFonts w:ascii="Aptos" w:hAnsi="Aptos" w:cs="Times New Roman"/>
          <w:color w:val="000000" w:themeColor="text1"/>
          <w:lang w:val="en-US"/>
        </w:rPr>
      </w:pPr>
      <w:r w:rsidRPr="001A7D77">
        <w:rPr>
          <w:rFonts w:ascii="Aptos" w:hAnsi="Aptos" w:cs="Times New Roman"/>
          <w:color w:val="000000" w:themeColor="text1"/>
          <w:lang w:val="en-US"/>
        </w:rPr>
        <w:t xml:space="preserve">The figure is indeed </w:t>
      </w:r>
      <w:r>
        <w:rPr>
          <w:rFonts w:ascii="Aptos" w:hAnsi="Aptos" w:cs="Times New Roman"/>
          <w:color w:val="000000" w:themeColor="text1"/>
          <w:lang w:val="en-US"/>
        </w:rPr>
        <w:t xml:space="preserve">quite large and </w:t>
      </w:r>
      <w:r w:rsidR="00840D51">
        <w:rPr>
          <w:rFonts w:ascii="Aptos" w:hAnsi="Aptos" w:cs="Times New Roman"/>
          <w:color w:val="000000" w:themeColor="text1"/>
          <w:lang w:val="en-US"/>
        </w:rPr>
        <w:t xml:space="preserve">not </w:t>
      </w:r>
      <w:r>
        <w:rPr>
          <w:rFonts w:ascii="Aptos" w:hAnsi="Aptos" w:cs="Times New Roman"/>
          <w:color w:val="000000" w:themeColor="text1"/>
          <w:lang w:val="en-US"/>
        </w:rPr>
        <w:t>essential</w:t>
      </w:r>
      <w:r w:rsidR="00E442E2">
        <w:rPr>
          <w:rFonts w:ascii="Aptos" w:hAnsi="Aptos" w:cs="Times New Roman"/>
          <w:color w:val="000000" w:themeColor="text1"/>
          <w:lang w:val="en-US"/>
        </w:rPr>
        <w:t xml:space="preserve"> for readers with an understanding of parasite ecology</w:t>
      </w:r>
      <w:r>
        <w:rPr>
          <w:rFonts w:ascii="Aptos" w:hAnsi="Aptos" w:cs="Times New Roman"/>
          <w:color w:val="000000" w:themeColor="text1"/>
          <w:lang w:val="en-US"/>
        </w:rPr>
        <w:t>.</w:t>
      </w:r>
      <w:r w:rsidRPr="001A7D77">
        <w:rPr>
          <w:rFonts w:ascii="Aptos" w:hAnsi="Aptos" w:cs="Times New Roman"/>
          <w:color w:val="000000" w:themeColor="text1"/>
          <w:lang w:val="en-US"/>
        </w:rPr>
        <w:t xml:space="preserve"> However</w:t>
      </w:r>
      <w:r>
        <w:rPr>
          <w:rFonts w:ascii="Aptos" w:hAnsi="Aptos" w:cs="Times New Roman"/>
          <w:color w:val="000000" w:themeColor="text1"/>
          <w:lang w:val="en-US"/>
        </w:rPr>
        <w:t xml:space="preserve">, </w:t>
      </w:r>
      <w:r w:rsidR="00E442E2">
        <w:rPr>
          <w:rFonts w:ascii="Aptos" w:hAnsi="Aptos" w:cs="Times New Roman"/>
          <w:color w:val="000000" w:themeColor="text1"/>
          <w:lang w:val="en-US"/>
        </w:rPr>
        <w:t xml:space="preserve">given the broad readership of </w:t>
      </w:r>
      <w:r w:rsidR="00E442E2" w:rsidRPr="002353E4">
        <w:rPr>
          <w:rFonts w:ascii="Aptos" w:hAnsi="Aptos" w:cs="Times New Roman"/>
          <w:i/>
          <w:iCs/>
          <w:color w:val="000000" w:themeColor="text1"/>
          <w:lang w:val="en-US"/>
        </w:rPr>
        <w:t>Oikos</w:t>
      </w:r>
      <w:r w:rsidR="00E442E2">
        <w:rPr>
          <w:rFonts w:ascii="Aptos" w:hAnsi="Aptos" w:cs="Times New Roman"/>
          <w:color w:val="000000" w:themeColor="text1"/>
          <w:lang w:val="en-US"/>
        </w:rPr>
        <w:t xml:space="preserve"> across sub-disciplines in</w:t>
      </w:r>
      <w:r>
        <w:rPr>
          <w:rFonts w:ascii="Aptos" w:hAnsi="Aptos" w:cs="Times New Roman"/>
          <w:color w:val="000000" w:themeColor="text1"/>
          <w:lang w:val="en-US"/>
        </w:rPr>
        <w:t xml:space="preserve"> ecology, we </w:t>
      </w:r>
      <w:r w:rsidR="00E442E2">
        <w:rPr>
          <w:rFonts w:ascii="Aptos" w:hAnsi="Aptos" w:cs="Times New Roman"/>
          <w:color w:val="000000" w:themeColor="text1"/>
          <w:lang w:val="en-US"/>
        </w:rPr>
        <w:t xml:space="preserve">believe </w:t>
      </w:r>
      <w:r>
        <w:rPr>
          <w:rFonts w:ascii="Aptos" w:hAnsi="Aptos" w:cs="Times New Roman"/>
          <w:color w:val="000000" w:themeColor="text1"/>
          <w:lang w:val="en-US"/>
        </w:rPr>
        <w:t xml:space="preserve">that this figure is helpful </w:t>
      </w:r>
      <w:r w:rsidR="00E442E2">
        <w:rPr>
          <w:rFonts w:ascii="Aptos" w:hAnsi="Aptos" w:cs="Times New Roman"/>
          <w:color w:val="000000" w:themeColor="text1"/>
          <w:lang w:val="en-US"/>
        </w:rPr>
        <w:t xml:space="preserve">to illustrate the complexity of the trematode </w:t>
      </w:r>
      <w:r>
        <w:rPr>
          <w:rFonts w:ascii="Aptos" w:hAnsi="Aptos" w:cs="Times New Roman"/>
          <w:color w:val="000000" w:themeColor="text1"/>
          <w:lang w:val="en-US"/>
        </w:rPr>
        <w:t xml:space="preserve">life cycle and </w:t>
      </w:r>
      <w:r w:rsidR="00E442E2">
        <w:rPr>
          <w:rFonts w:ascii="Aptos" w:hAnsi="Aptos" w:cs="Times New Roman"/>
          <w:color w:val="000000" w:themeColor="text1"/>
          <w:lang w:val="en-US"/>
        </w:rPr>
        <w:t xml:space="preserve">the </w:t>
      </w:r>
      <w:r>
        <w:rPr>
          <w:rFonts w:ascii="Aptos" w:hAnsi="Aptos" w:cs="Times New Roman"/>
          <w:color w:val="000000" w:themeColor="text1"/>
          <w:lang w:val="en-US"/>
        </w:rPr>
        <w:t>environmental characteristics that might influence</w:t>
      </w:r>
      <w:r w:rsidR="00E442E2">
        <w:rPr>
          <w:rFonts w:ascii="Aptos" w:hAnsi="Aptos" w:cs="Times New Roman"/>
          <w:color w:val="000000" w:themeColor="text1"/>
          <w:lang w:val="en-US"/>
        </w:rPr>
        <w:t xml:space="preserve"> the</w:t>
      </w:r>
      <w:r>
        <w:rPr>
          <w:rFonts w:ascii="Aptos" w:hAnsi="Aptos" w:cs="Times New Roman"/>
          <w:color w:val="000000" w:themeColor="text1"/>
          <w:lang w:val="en-US"/>
        </w:rPr>
        <w:t xml:space="preserve"> observed</w:t>
      </w:r>
      <w:r w:rsidR="00840D51">
        <w:rPr>
          <w:rFonts w:ascii="Aptos" w:hAnsi="Aptos" w:cs="Times New Roman"/>
          <w:color w:val="000000" w:themeColor="text1"/>
          <w:lang w:val="en-US"/>
        </w:rPr>
        <w:t xml:space="preserve"> </w:t>
      </w:r>
      <w:r>
        <w:rPr>
          <w:rFonts w:ascii="Aptos" w:hAnsi="Aptos" w:cs="Times New Roman"/>
          <w:color w:val="000000" w:themeColor="text1"/>
          <w:lang w:val="en-US"/>
        </w:rPr>
        <w:t>patterns.</w:t>
      </w:r>
      <w:ins w:id="22" w:author="Éric Harvey" w:date="2025-01-08T15:33:00Z">
        <w:r w:rsidR="009A54D0">
          <w:rPr>
            <w:rFonts w:ascii="Aptos" w:hAnsi="Aptos" w:cs="Times New Roman"/>
            <w:color w:val="000000" w:themeColor="text1"/>
            <w:lang w:val="en-US"/>
          </w:rPr>
          <w:t xml:space="preserve"> </w:t>
        </w:r>
      </w:ins>
      <w:r w:rsidR="00E442E2">
        <w:rPr>
          <w:rFonts w:ascii="Aptos" w:hAnsi="Aptos" w:cs="Times New Roman"/>
          <w:color w:val="000000" w:themeColor="text1"/>
          <w:lang w:val="en-US"/>
        </w:rPr>
        <w:t xml:space="preserve">That said, </w:t>
      </w:r>
      <w:r w:rsidR="002353E4">
        <w:rPr>
          <w:rFonts w:ascii="Aptos" w:hAnsi="Aptos" w:cs="Times New Roman"/>
          <w:color w:val="000000" w:themeColor="text1"/>
          <w:lang w:val="en-US"/>
        </w:rPr>
        <w:t>w</w:t>
      </w:r>
      <w:r w:rsidR="009A54D0">
        <w:rPr>
          <w:rFonts w:ascii="Aptos" w:hAnsi="Aptos" w:cs="Times New Roman"/>
          <w:color w:val="000000" w:themeColor="text1"/>
          <w:lang w:val="en-US"/>
        </w:rPr>
        <w:t xml:space="preserve">e are </w:t>
      </w:r>
      <w:r w:rsidR="00E442E2">
        <w:rPr>
          <w:rFonts w:ascii="Aptos" w:hAnsi="Aptos" w:cs="Times New Roman"/>
          <w:color w:val="000000" w:themeColor="text1"/>
          <w:lang w:val="en-US"/>
        </w:rPr>
        <w:t>willing</w:t>
      </w:r>
      <w:r w:rsidR="009A54D0">
        <w:rPr>
          <w:rFonts w:ascii="Aptos" w:hAnsi="Aptos" w:cs="Times New Roman"/>
          <w:color w:val="000000" w:themeColor="text1"/>
          <w:lang w:val="en-US"/>
        </w:rPr>
        <w:t xml:space="preserve"> to remove it if the editor deems it necessary. </w:t>
      </w:r>
    </w:p>
    <w:p w14:paraId="405D1600" w14:textId="6F193CCD" w:rsidR="001A7D77" w:rsidRPr="001A7D77" w:rsidRDefault="001A7D77" w:rsidP="0046034D">
      <w:pPr>
        <w:spacing w:line="360" w:lineRule="auto"/>
        <w:jc w:val="both"/>
        <w:rPr>
          <w:rFonts w:ascii="Aptos" w:hAnsi="Aptos" w:cs="Times New Roman"/>
          <w:color w:val="808080" w:themeColor="background1" w:themeShade="80"/>
          <w:lang w:val="en-US"/>
        </w:rPr>
      </w:pPr>
      <w:r w:rsidRPr="001A7D77">
        <w:rPr>
          <w:rFonts w:ascii="Aptos" w:hAnsi="Aptos" w:cs="Times New Roman"/>
          <w:color w:val="808080" w:themeColor="background1" w:themeShade="80"/>
          <w:lang w:val="en-US"/>
        </w:rPr>
        <w:br/>
      </w:r>
      <w:r>
        <w:rPr>
          <w:rFonts w:ascii="Aptos" w:hAnsi="Aptos" w:cs="Times New Roman"/>
          <w:color w:val="808080" w:themeColor="background1" w:themeShade="80"/>
          <w:lang w:val="en-US"/>
        </w:rPr>
        <w:t xml:space="preserve">[19] </w:t>
      </w:r>
      <w:r w:rsidRPr="001A7D77">
        <w:rPr>
          <w:rFonts w:ascii="Aptos" w:hAnsi="Aptos" w:cs="Times New Roman"/>
          <w:color w:val="808080" w:themeColor="background1" w:themeShade="80"/>
          <w:lang w:val="en-US"/>
        </w:rPr>
        <w:t>Figure 3 Presenting the confidence interval for a Loess smooth makes no sense for the present analysis. The confidence interval for 999 resamples must be reported. Indeed, a large interval is expected at lower sampling levels and its reduction with the increase in sampling size. The trend in these intervals (from the true sampling error) is the subject of analysis for the sampling design.</w:t>
      </w:r>
    </w:p>
    <w:p w14:paraId="0B5BFE32" w14:textId="77777777" w:rsidR="00CE7500" w:rsidRPr="00CE7500" w:rsidRDefault="00CE7500" w:rsidP="0046034D">
      <w:pPr>
        <w:spacing w:line="360" w:lineRule="auto"/>
        <w:jc w:val="both"/>
        <w:rPr>
          <w:rFonts w:ascii="Aptos" w:hAnsi="Aptos" w:cs="Times New Roman"/>
          <w:color w:val="808080" w:themeColor="background1" w:themeShade="80"/>
          <w:lang w:val="en-US"/>
        </w:rPr>
      </w:pPr>
    </w:p>
    <w:p w14:paraId="66C3C807" w14:textId="41AB0CED" w:rsidR="00B04149" w:rsidRPr="00784999" w:rsidRDefault="00840D51" w:rsidP="00784999">
      <w:pPr>
        <w:spacing w:line="360" w:lineRule="auto"/>
        <w:jc w:val="both"/>
        <w:rPr>
          <w:rFonts w:ascii="Aptos" w:hAnsi="Aptos" w:cs="Times New Roman"/>
          <w:color w:val="000000" w:themeColor="text1"/>
          <w:lang w:val="en-US"/>
        </w:rPr>
      </w:pPr>
      <w:r>
        <w:rPr>
          <w:rFonts w:ascii="Aptos" w:hAnsi="Aptos" w:cs="Times New Roman"/>
          <w:color w:val="000000" w:themeColor="text1"/>
          <w:lang w:val="en-US"/>
        </w:rPr>
        <w:t>Thank you for this comment.</w:t>
      </w:r>
      <w:r w:rsidR="002C3A9B">
        <w:rPr>
          <w:rFonts w:ascii="Aptos" w:hAnsi="Aptos" w:cs="Times New Roman"/>
          <w:color w:val="000000" w:themeColor="text1"/>
          <w:lang w:val="en-US"/>
        </w:rPr>
        <w:t xml:space="preserve"> We have removed the</w:t>
      </w:r>
      <w:r w:rsidR="002353E4">
        <w:rPr>
          <w:rFonts w:ascii="Aptos" w:hAnsi="Aptos" w:cs="Times New Roman"/>
          <w:color w:val="000000" w:themeColor="text1"/>
          <w:lang w:val="en-US"/>
        </w:rPr>
        <w:t xml:space="preserve"> </w:t>
      </w:r>
      <w:r w:rsidR="002C3A9B">
        <w:rPr>
          <w:rFonts w:ascii="Aptos" w:hAnsi="Aptos" w:cs="Times New Roman"/>
          <w:color w:val="000000" w:themeColor="text1"/>
          <w:lang w:val="en-US"/>
        </w:rPr>
        <w:t>c</w:t>
      </w:r>
      <w:r w:rsidR="0047291E">
        <w:rPr>
          <w:rFonts w:ascii="Aptos" w:hAnsi="Aptos" w:cs="Times New Roman"/>
          <w:color w:val="000000" w:themeColor="text1"/>
          <w:lang w:val="en-US"/>
        </w:rPr>
        <w:t xml:space="preserve">onfidence intervals </w:t>
      </w:r>
      <w:r w:rsidR="002C3A9B">
        <w:rPr>
          <w:rFonts w:ascii="Aptos" w:hAnsi="Aptos" w:cs="Times New Roman"/>
          <w:color w:val="000000" w:themeColor="text1"/>
          <w:lang w:val="en-US"/>
        </w:rPr>
        <w:t>for the</w:t>
      </w:r>
      <w:r>
        <w:rPr>
          <w:rFonts w:ascii="Aptos" w:hAnsi="Aptos" w:cs="Times New Roman"/>
          <w:color w:val="000000" w:themeColor="text1"/>
          <w:lang w:val="en-US"/>
        </w:rPr>
        <w:t xml:space="preserve"> loess smooths. We </w:t>
      </w:r>
      <w:r w:rsidR="002C3A9B">
        <w:rPr>
          <w:rFonts w:ascii="Aptos" w:hAnsi="Aptos" w:cs="Times New Roman"/>
          <w:color w:val="000000" w:themeColor="text1"/>
          <w:lang w:val="en-US"/>
        </w:rPr>
        <w:t xml:space="preserve">have now </w:t>
      </w:r>
      <w:r>
        <w:rPr>
          <w:rFonts w:ascii="Aptos" w:hAnsi="Aptos" w:cs="Times New Roman"/>
          <w:color w:val="000000" w:themeColor="text1"/>
          <w:lang w:val="en-US"/>
        </w:rPr>
        <w:t>calculated confidence intervals for each N resampled 999 times</w:t>
      </w:r>
      <w:r w:rsidR="0047291E">
        <w:rPr>
          <w:rFonts w:ascii="Aptos" w:hAnsi="Aptos" w:cs="Times New Roman"/>
          <w:color w:val="000000" w:themeColor="text1"/>
          <w:lang w:val="en-US"/>
        </w:rPr>
        <w:t xml:space="preserve">. </w:t>
      </w:r>
      <w:r>
        <w:rPr>
          <w:rFonts w:ascii="Aptos" w:hAnsi="Aptos" w:cs="Times New Roman"/>
          <w:color w:val="000000" w:themeColor="text1"/>
          <w:lang w:val="en-US"/>
        </w:rPr>
        <w:t xml:space="preserve">We </w:t>
      </w:r>
      <w:proofErr w:type="gramStart"/>
      <w:r w:rsidR="002C3A9B">
        <w:rPr>
          <w:rFonts w:ascii="Aptos" w:hAnsi="Aptos" w:cs="Times New Roman"/>
          <w:color w:val="000000" w:themeColor="text1"/>
          <w:lang w:val="en-US"/>
        </w:rPr>
        <w:t>report  these</w:t>
      </w:r>
      <w:proofErr w:type="gramEnd"/>
      <w:r w:rsidR="002C3A9B">
        <w:rPr>
          <w:rFonts w:ascii="Aptos" w:hAnsi="Aptos" w:cs="Times New Roman"/>
          <w:color w:val="000000" w:themeColor="text1"/>
          <w:lang w:val="en-US"/>
        </w:rPr>
        <w:t xml:space="preserve"> </w:t>
      </w:r>
      <w:r>
        <w:rPr>
          <w:rFonts w:ascii="Aptos" w:hAnsi="Aptos" w:cs="Times New Roman"/>
          <w:color w:val="000000" w:themeColor="text1"/>
          <w:lang w:val="en-US"/>
        </w:rPr>
        <w:t xml:space="preserve">in </w:t>
      </w:r>
      <w:r w:rsidR="0013238D">
        <w:rPr>
          <w:rFonts w:ascii="Aptos" w:hAnsi="Aptos" w:cs="Times New Roman"/>
          <w:color w:val="000000" w:themeColor="text1"/>
          <w:lang w:val="en-US"/>
        </w:rPr>
        <w:t xml:space="preserve">Appendix S2: </w:t>
      </w:r>
      <w:r w:rsidRPr="0013238D">
        <w:rPr>
          <w:rFonts w:ascii="Aptos" w:hAnsi="Aptos" w:cs="Times New Roman"/>
          <w:color w:val="000000" w:themeColor="text1"/>
          <w:lang w:val="en-US"/>
        </w:rPr>
        <w:t>Table S</w:t>
      </w:r>
      <w:r w:rsidR="0013238D" w:rsidRPr="0013238D">
        <w:rPr>
          <w:rFonts w:ascii="Aptos" w:hAnsi="Aptos" w:cs="Times New Roman"/>
          <w:color w:val="000000" w:themeColor="text1"/>
          <w:lang w:val="en-US"/>
        </w:rPr>
        <w:t>10</w:t>
      </w:r>
      <w:r w:rsidRPr="0013238D">
        <w:rPr>
          <w:rFonts w:ascii="Aptos" w:hAnsi="Aptos" w:cs="Times New Roman"/>
          <w:color w:val="000000" w:themeColor="text1"/>
          <w:lang w:val="en-US"/>
        </w:rPr>
        <w:t xml:space="preserve">, instead of the Figure </w:t>
      </w:r>
      <w:r w:rsidR="0013238D">
        <w:rPr>
          <w:rFonts w:ascii="Aptos" w:hAnsi="Aptos" w:cs="Times New Roman"/>
          <w:color w:val="000000" w:themeColor="text1"/>
          <w:lang w:val="en-US"/>
        </w:rPr>
        <w:t xml:space="preserve">2 (new figure number) </w:t>
      </w:r>
      <w:r w:rsidR="002551A6">
        <w:rPr>
          <w:rFonts w:ascii="Aptos" w:hAnsi="Aptos" w:cs="Times New Roman"/>
          <w:color w:val="000000" w:themeColor="text1"/>
          <w:lang w:val="en-US"/>
        </w:rPr>
        <w:t xml:space="preserve">because </w:t>
      </w:r>
      <w:r w:rsidR="002C3A9B">
        <w:rPr>
          <w:rFonts w:ascii="Aptos" w:hAnsi="Aptos" w:cs="Times New Roman"/>
          <w:color w:val="000000" w:themeColor="text1"/>
          <w:lang w:val="en-US"/>
        </w:rPr>
        <w:t xml:space="preserve">adding the </w:t>
      </w:r>
      <w:r w:rsidR="002551A6">
        <w:rPr>
          <w:rFonts w:ascii="Aptos" w:hAnsi="Aptos" w:cs="Times New Roman"/>
          <w:color w:val="000000" w:themeColor="text1"/>
          <w:lang w:val="en-US"/>
        </w:rPr>
        <w:t xml:space="preserve">intervals </w:t>
      </w:r>
      <w:r w:rsidR="002C3A9B">
        <w:rPr>
          <w:rFonts w:ascii="Aptos" w:hAnsi="Aptos" w:cs="Times New Roman"/>
          <w:color w:val="000000" w:themeColor="text1"/>
          <w:lang w:val="en-US"/>
        </w:rPr>
        <w:t>to the</w:t>
      </w:r>
      <w:r w:rsidR="002551A6">
        <w:rPr>
          <w:rFonts w:ascii="Aptos" w:hAnsi="Aptos" w:cs="Times New Roman"/>
          <w:color w:val="000000" w:themeColor="text1"/>
          <w:lang w:val="en-US"/>
        </w:rPr>
        <w:t xml:space="preserve"> figure </w:t>
      </w:r>
      <w:r w:rsidR="002C3A9B">
        <w:rPr>
          <w:rFonts w:ascii="Aptos" w:hAnsi="Aptos" w:cs="Times New Roman"/>
          <w:color w:val="000000" w:themeColor="text1"/>
          <w:lang w:val="en-US"/>
        </w:rPr>
        <w:t>made it more difficult</w:t>
      </w:r>
      <w:ins w:id="23" w:author="Sandra Ann Binning" w:date="2025-01-13T12:39:00Z">
        <w:r w:rsidR="002C3A9B">
          <w:rPr>
            <w:rFonts w:ascii="Aptos" w:hAnsi="Aptos" w:cs="Times New Roman"/>
            <w:color w:val="000000" w:themeColor="text1"/>
            <w:lang w:val="en-US"/>
          </w:rPr>
          <w:t xml:space="preserve"> </w:t>
        </w:r>
      </w:ins>
      <w:r w:rsidR="002551A6">
        <w:rPr>
          <w:rFonts w:ascii="Aptos" w:hAnsi="Aptos" w:cs="Times New Roman"/>
          <w:color w:val="000000" w:themeColor="text1"/>
          <w:lang w:val="en-US"/>
        </w:rPr>
        <w:t>to read</w:t>
      </w:r>
      <w:r w:rsidR="002C3A9B">
        <w:rPr>
          <w:rFonts w:ascii="Aptos" w:hAnsi="Aptos" w:cs="Times New Roman"/>
          <w:color w:val="000000" w:themeColor="text1"/>
          <w:lang w:val="en-US"/>
        </w:rPr>
        <w:t xml:space="preserve"> and interpret</w:t>
      </w:r>
      <w:r w:rsidR="002551A6">
        <w:rPr>
          <w:rFonts w:ascii="Aptos" w:hAnsi="Aptos" w:cs="Times New Roman"/>
          <w:color w:val="000000" w:themeColor="text1"/>
          <w:lang w:val="en-US"/>
        </w:rPr>
        <w:t xml:space="preserve">. </w:t>
      </w:r>
      <w:r w:rsidR="00C305C6" w:rsidRPr="00CE7500">
        <w:rPr>
          <w:rFonts w:ascii="Aptos" w:hAnsi="Aptos" w:cs="Times New Roman"/>
          <w:lang w:val="en-US"/>
        </w:rPr>
        <w:br w:type="page"/>
      </w:r>
      <w:r w:rsidR="00573F59">
        <w:rPr>
          <w:rFonts w:ascii="Aptos" w:hAnsi="Aptos" w:cs="Times New Roman"/>
          <w:noProof/>
          <w:lang w:val="en-US"/>
        </w:rPr>
        <w:lastRenderedPageBreak/>
        <w:drawing>
          <wp:inline distT="0" distB="0" distL="0" distR="0" wp14:anchorId="4183C6CB" wp14:editId="4D8BF692">
            <wp:extent cx="5867400" cy="8178800"/>
            <wp:effectExtent l="0" t="0" r="0" b="0"/>
            <wp:docPr id="207103614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36147" name="Image 20710361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7400" cy="8178800"/>
                    </a:xfrm>
                    <a:prstGeom prst="rect">
                      <a:avLst/>
                    </a:prstGeom>
                  </pic:spPr>
                </pic:pic>
              </a:graphicData>
            </a:graphic>
          </wp:inline>
        </w:drawing>
      </w:r>
    </w:p>
    <w:p w14:paraId="0F642594" w14:textId="390B8F71" w:rsidR="00403C9E" w:rsidRPr="00CE7500" w:rsidRDefault="00573F59" w:rsidP="0046034D">
      <w:pPr>
        <w:spacing w:line="360" w:lineRule="auto"/>
        <w:rPr>
          <w:rFonts w:ascii="Aptos" w:hAnsi="Aptos" w:cs="Times New Roman"/>
          <w:lang w:val="en-US"/>
        </w:rPr>
      </w:pPr>
      <w:r>
        <w:rPr>
          <w:rFonts w:ascii="Aptos" w:hAnsi="Aptos" w:cs="Times New Roman"/>
          <w:noProof/>
          <w:lang w:val="en-US"/>
        </w:rPr>
        <w:lastRenderedPageBreak/>
        <w:drawing>
          <wp:inline distT="0" distB="0" distL="0" distR="0" wp14:anchorId="22BBA85F" wp14:editId="5B790A46">
            <wp:extent cx="5394960" cy="8229600"/>
            <wp:effectExtent l="0" t="0" r="0" b="0"/>
            <wp:docPr id="144492562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5628" name="Image 14449256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4960" cy="8229600"/>
                    </a:xfrm>
                    <a:prstGeom prst="rect">
                      <a:avLst/>
                    </a:prstGeom>
                  </pic:spPr>
                </pic:pic>
              </a:graphicData>
            </a:graphic>
          </wp:inline>
        </w:drawing>
      </w:r>
      <w:r w:rsidR="00B04149" w:rsidRPr="00CE7500">
        <w:rPr>
          <w:rFonts w:ascii="Aptos" w:hAnsi="Aptos" w:cs="Times New Roman"/>
          <w:lang w:val="en-US"/>
        </w:rPr>
        <w:br w:type="page"/>
      </w:r>
      <w:r w:rsidR="00403C9E" w:rsidRPr="00CE7500">
        <w:rPr>
          <w:rFonts w:ascii="Aptos" w:hAnsi="Aptos" w:cs="Times New Roman"/>
          <w:lang w:val="en-US"/>
        </w:rPr>
        <w:lastRenderedPageBreak/>
        <w:br w:type="page"/>
      </w:r>
      <w:r>
        <w:rPr>
          <w:rFonts w:ascii="Aptos" w:hAnsi="Aptos" w:cs="Times New Roman"/>
          <w:noProof/>
          <w:lang w:val="en-US"/>
        </w:rPr>
        <w:lastRenderedPageBreak/>
        <w:drawing>
          <wp:inline distT="0" distB="0" distL="0" distR="0" wp14:anchorId="0B8AC137" wp14:editId="22DEE161">
            <wp:extent cx="5943600" cy="7415530"/>
            <wp:effectExtent l="0" t="0" r="0" b="0"/>
            <wp:docPr id="123934636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6366" name="Image 12393463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415530"/>
                    </a:xfrm>
                    <a:prstGeom prst="rect">
                      <a:avLst/>
                    </a:prstGeom>
                  </pic:spPr>
                </pic:pic>
              </a:graphicData>
            </a:graphic>
          </wp:inline>
        </w:drawing>
      </w:r>
    </w:p>
    <w:tbl>
      <w:tblPr>
        <w:tblStyle w:val="Grilledutableau"/>
        <w:tblpPr w:leftFromText="141" w:rightFromText="141" w:vertAnchor="page" w:horzAnchor="margin" w:tblpY="23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3"/>
        <w:gridCol w:w="1459"/>
        <w:gridCol w:w="1459"/>
        <w:gridCol w:w="1459"/>
        <w:gridCol w:w="1460"/>
      </w:tblGrid>
      <w:tr w:rsidR="004642A3" w:rsidRPr="00B87287" w14:paraId="04FB6895" w14:textId="77777777" w:rsidTr="0066519B">
        <w:trPr>
          <w:trHeight w:val="357"/>
        </w:trPr>
        <w:tc>
          <w:tcPr>
            <w:tcW w:w="3513" w:type="dxa"/>
            <w:tcBorders>
              <w:top w:val="single" w:sz="8" w:space="0" w:color="000000"/>
              <w:bottom w:val="single" w:sz="4" w:space="0" w:color="000000"/>
            </w:tcBorders>
            <w:vAlign w:val="center"/>
          </w:tcPr>
          <w:p w14:paraId="7DC1CB49" w14:textId="77777777" w:rsidR="004642A3" w:rsidRPr="00B87287" w:rsidRDefault="004642A3" w:rsidP="0046034D">
            <w:pPr>
              <w:spacing w:line="360" w:lineRule="auto"/>
              <w:jc w:val="center"/>
              <w:rPr>
                <w:rFonts w:ascii="Aptos" w:hAnsi="Aptos" w:cs="Times New Roman"/>
              </w:rPr>
            </w:pPr>
            <w:proofErr w:type="spellStart"/>
            <w:r w:rsidRPr="00B87287">
              <w:rPr>
                <w:rFonts w:ascii="Aptos" w:hAnsi="Aptos" w:cs="Times New Roman"/>
              </w:rPr>
              <w:lastRenderedPageBreak/>
              <w:t>Lakes</w:t>
            </w:r>
            <w:proofErr w:type="spellEnd"/>
          </w:p>
        </w:tc>
        <w:tc>
          <w:tcPr>
            <w:tcW w:w="1459" w:type="dxa"/>
            <w:tcBorders>
              <w:top w:val="single" w:sz="8" w:space="0" w:color="000000"/>
              <w:bottom w:val="single" w:sz="4" w:space="0" w:color="000000"/>
            </w:tcBorders>
            <w:vAlign w:val="center"/>
          </w:tcPr>
          <w:p w14:paraId="0EA0B01A" w14:textId="77777777" w:rsidR="004642A3" w:rsidRPr="00B87287" w:rsidRDefault="004642A3" w:rsidP="0046034D">
            <w:pPr>
              <w:spacing w:line="360" w:lineRule="auto"/>
              <w:jc w:val="center"/>
              <w:rPr>
                <w:rFonts w:ascii="Aptos" w:hAnsi="Aptos" w:cs="Times New Roman"/>
                <w:lang w:val="en-US"/>
              </w:rPr>
            </w:pPr>
            <w:proofErr w:type="spellStart"/>
            <w:r w:rsidRPr="00B87287">
              <w:rPr>
                <w:rFonts w:ascii="Aptos" w:hAnsi="Aptos" w:cs="Times New Roman"/>
                <w:lang w:val="en-US"/>
              </w:rPr>
              <w:t>Achigan</w:t>
            </w:r>
            <w:proofErr w:type="spellEnd"/>
          </w:p>
        </w:tc>
        <w:tc>
          <w:tcPr>
            <w:tcW w:w="1459" w:type="dxa"/>
            <w:tcBorders>
              <w:top w:val="single" w:sz="8" w:space="0" w:color="000000"/>
              <w:bottom w:val="single" w:sz="4" w:space="0" w:color="000000"/>
            </w:tcBorders>
            <w:vAlign w:val="center"/>
          </w:tcPr>
          <w:p w14:paraId="45907D3B"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Corriveau</w:t>
            </w:r>
          </w:p>
        </w:tc>
        <w:tc>
          <w:tcPr>
            <w:tcW w:w="1459" w:type="dxa"/>
            <w:tcBorders>
              <w:top w:val="single" w:sz="8" w:space="0" w:color="000000"/>
              <w:bottom w:val="single" w:sz="4" w:space="0" w:color="000000"/>
            </w:tcBorders>
            <w:vAlign w:val="center"/>
          </w:tcPr>
          <w:p w14:paraId="53212B95" w14:textId="77777777" w:rsidR="004642A3" w:rsidRPr="00B87287" w:rsidRDefault="004642A3" w:rsidP="0046034D">
            <w:pPr>
              <w:spacing w:line="360" w:lineRule="auto"/>
              <w:jc w:val="center"/>
              <w:rPr>
                <w:rFonts w:ascii="Aptos" w:hAnsi="Aptos" w:cs="Times New Roman"/>
                <w:lang w:val="en-US"/>
              </w:rPr>
            </w:pPr>
            <w:proofErr w:type="spellStart"/>
            <w:r w:rsidRPr="00B87287">
              <w:rPr>
                <w:rFonts w:ascii="Aptos" w:hAnsi="Aptos" w:cs="Times New Roman"/>
                <w:lang w:val="en-US"/>
              </w:rPr>
              <w:t>Croche</w:t>
            </w:r>
            <w:proofErr w:type="spellEnd"/>
          </w:p>
        </w:tc>
        <w:tc>
          <w:tcPr>
            <w:tcW w:w="1460" w:type="dxa"/>
            <w:tcBorders>
              <w:top w:val="single" w:sz="8" w:space="0" w:color="000000"/>
              <w:bottom w:val="single" w:sz="4" w:space="0" w:color="000000"/>
            </w:tcBorders>
            <w:vAlign w:val="center"/>
          </w:tcPr>
          <w:p w14:paraId="3A91C33A"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Echo</w:t>
            </w:r>
          </w:p>
        </w:tc>
      </w:tr>
      <w:tr w:rsidR="004642A3" w:rsidRPr="00B87287" w14:paraId="3C30B5BF" w14:textId="77777777" w:rsidTr="0066519B">
        <w:tc>
          <w:tcPr>
            <w:tcW w:w="3513" w:type="dxa"/>
            <w:tcBorders>
              <w:top w:val="single" w:sz="4" w:space="0" w:color="000000"/>
            </w:tcBorders>
            <w:vAlign w:val="center"/>
          </w:tcPr>
          <w:p w14:paraId="3BE7CDCF"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Fishing prevalence</w:t>
            </w:r>
          </w:p>
        </w:tc>
        <w:tc>
          <w:tcPr>
            <w:tcW w:w="1459" w:type="dxa"/>
            <w:tcBorders>
              <w:top w:val="single" w:sz="4" w:space="0" w:color="000000"/>
            </w:tcBorders>
            <w:vAlign w:val="center"/>
          </w:tcPr>
          <w:p w14:paraId="46CF4216"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12%</w:t>
            </w:r>
          </w:p>
        </w:tc>
        <w:tc>
          <w:tcPr>
            <w:tcW w:w="1459" w:type="dxa"/>
            <w:tcBorders>
              <w:top w:val="single" w:sz="4" w:space="0" w:color="000000"/>
            </w:tcBorders>
            <w:vAlign w:val="center"/>
          </w:tcPr>
          <w:p w14:paraId="18270F33"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20%</w:t>
            </w:r>
          </w:p>
        </w:tc>
        <w:tc>
          <w:tcPr>
            <w:tcW w:w="1459" w:type="dxa"/>
            <w:tcBorders>
              <w:top w:val="single" w:sz="4" w:space="0" w:color="000000"/>
            </w:tcBorders>
            <w:vAlign w:val="center"/>
          </w:tcPr>
          <w:p w14:paraId="2D7EDCC3"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18%</w:t>
            </w:r>
          </w:p>
        </w:tc>
        <w:tc>
          <w:tcPr>
            <w:tcW w:w="1460" w:type="dxa"/>
            <w:tcBorders>
              <w:top w:val="single" w:sz="4" w:space="0" w:color="000000"/>
            </w:tcBorders>
            <w:vAlign w:val="center"/>
          </w:tcPr>
          <w:p w14:paraId="76E7F862"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25%</w:t>
            </w:r>
          </w:p>
        </w:tc>
      </w:tr>
      <w:tr w:rsidR="004642A3" w:rsidRPr="00B87287" w14:paraId="57378BF3" w14:textId="77777777" w:rsidTr="0066519B">
        <w:tc>
          <w:tcPr>
            <w:tcW w:w="3513" w:type="dxa"/>
            <w:tcBorders>
              <w:bottom w:val="single" w:sz="4" w:space="0" w:color="AEAAAA" w:themeColor="background2" w:themeShade="BF"/>
            </w:tcBorders>
            <w:vAlign w:val="center"/>
          </w:tcPr>
          <w:p w14:paraId="33B93AD4"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Snorkeling prevalence</w:t>
            </w:r>
          </w:p>
        </w:tc>
        <w:tc>
          <w:tcPr>
            <w:tcW w:w="1459" w:type="dxa"/>
            <w:tcBorders>
              <w:bottom w:val="single" w:sz="4" w:space="0" w:color="AEAAAA" w:themeColor="background2" w:themeShade="BF"/>
            </w:tcBorders>
            <w:vAlign w:val="center"/>
          </w:tcPr>
          <w:p w14:paraId="641293B5"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3%</w:t>
            </w:r>
          </w:p>
        </w:tc>
        <w:tc>
          <w:tcPr>
            <w:tcW w:w="1459" w:type="dxa"/>
            <w:tcBorders>
              <w:bottom w:val="single" w:sz="4" w:space="0" w:color="AEAAAA" w:themeColor="background2" w:themeShade="BF"/>
            </w:tcBorders>
            <w:vAlign w:val="center"/>
          </w:tcPr>
          <w:p w14:paraId="37B9658A"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5%</w:t>
            </w:r>
          </w:p>
        </w:tc>
        <w:tc>
          <w:tcPr>
            <w:tcW w:w="1459" w:type="dxa"/>
            <w:tcBorders>
              <w:bottom w:val="single" w:sz="4" w:space="0" w:color="AEAAAA" w:themeColor="background2" w:themeShade="BF"/>
            </w:tcBorders>
            <w:vAlign w:val="center"/>
          </w:tcPr>
          <w:p w14:paraId="5E79305B"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10%</w:t>
            </w:r>
          </w:p>
        </w:tc>
        <w:tc>
          <w:tcPr>
            <w:tcW w:w="1460" w:type="dxa"/>
            <w:tcBorders>
              <w:bottom w:val="single" w:sz="4" w:space="0" w:color="AEAAAA" w:themeColor="background2" w:themeShade="BF"/>
            </w:tcBorders>
            <w:vAlign w:val="center"/>
          </w:tcPr>
          <w:p w14:paraId="6A40E900"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28%</w:t>
            </w:r>
          </w:p>
        </w:tc>
      </w:tr>
      <w:tr w:rsidR="004642A3" w:rsidRPr="00B87287" w14:paraId="25E7427D" w14:textId="77777777" w:rsidTr="0066519B">
        <w:tc>
          <w:tcPr>
            <w:tcW w:w="3513" w:type="dxa"/>
            <w:tcBorders>
              <w:top w:val="single" w:sz="4" w:space="0" w:color="AEAAAA" w:themeColor="background2" w:themeShade="BF"/>
              <w:bottom w:val="single" w:sz="8" w:space="0" w:color="000000"/>
            </w:tcBorders>
            <w:vAlign w:val="center"/>
          </w:tcPr>
          <w:p w14:paraId="0900D926"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Difference</w:t>
            </w:r>
          </w:p>
        </w:tc>
        <w:tc>
          <w:tcPr>
            <w:tcW w:w="1459" w:type="dxa"/>
            <w:tcBorders>
              <w:top w:val="single" w:sz="4" w:space="0" w:color="AEAAAA" w:themeColor="background2" w:themeShade="BF"/>
              <w:bottom w:val="single" w:sz="8" w:space="0" w:color="000000"/>
            </w:tcBorders>
            <w:vAlign w:val="center"/>
          </w:tcPr>
          <w:p w14:paraId="0097418D"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9%</w:t>
            </w:r>
          </w:p>
        </w:tc>
        <w:tc>
          <w:tcPr>
            <w:tcW w:w="1459" w:type="dxa"/>
            <w:tcBorders>
              <w:top w:val="single" w:sz="4" w:space="0" w:color="AEAAAA" w:themeColor="background2" w:themeShade="BF"/>
              <w:bottom w:val="single" w:sz="8" w:space="0" w:color="000000"/>
            </w:tcBorders>
            <w:vAlign w:val="center"/>
          </w:tcPr>
          <w:p w14:paraId="45BA8149"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15%</w:t>
            </w:r>
          </w:p>
        </w:tc>
        <w:tc>
          <w:tcPr>
            <w:tcW w:w="1459" w:type="dxa"/>
            <w:tcBorders>
              <w:top w:val="single" w:sz="4" w:space="0" w:color="AEAAAA" w:themeColor="background2" w:themeShade="BF"/>
              <w:bottom w:val="single" w:sz="8" w:space="0" w:color="000000"/>
            </w:tcBorders>
            <w:vAlign w:val="center"/>
          </w:tcPr>
          <w:p w14:paraId="1EFE96CE" w14:textId="77777777" w:rsidR="004642A3" w:rsidRPr="00B87287" w:rsidRDefault="004642A3" w:rsidP="0046034D">
            <w:pPr>
              <w:spacing w:line="360" w:lineRule="auto"/>
              <w:jc w:val="center"/>
              <w:rPr>
                <w:rFonts w:ascii="Aptos" w:hAnsi="Aptos" w:cs="Times New Roman"/>
                <w:lang w:val="en-US"/>
              </w:rPr>
            </w:pPr>
            <w:r w:rsidRPr="00B87287">
              <w:rPr>
                <w:rFonts w:ascii="Aptos" w:hAnsi="Aptos" w:cs="Times New Roman"/>
                <w:lang w:val="en-US"/>
              </w:rPr>
              <w:t>8%</w:t>
            </w:r>
          </w:p>
        </w:tc>
        <w:tc>
          <w:tcPr>
            <w:tcW w:w="1460" w:type="dxa"/>
            <w:tcBorders>
              <w:top w:val="single" w:sz="4" w:space="0" w:color="AEAAAA" w:themeColor="background2" w:themeShade="BF"/>
              <w:bottom w:val="single" w:sz="8" w:space="0" w:color="000000"/>
            </w:tcBorders>
            <w:vAlign w:val="center"/>
          </w:tcPr>
          <w:p w14:paraId="27EC0E24" w14:textId="2FFEAC69" w:rsidR="004642A3" w:rsidRPr="00B87287" w:rsidRDefault="00FA336D" w:rsidP="0046034D">
            <w:pPr>
              <w:spacing w:line="360" w:lineRule="auto"/>
              <w:jc w:val="center"/>
              <w:rPr>
                <w:rFonts w:ascii="Aptos" w:hAnsi="Aptos" w:cs="Times New Roman"/>
                <w:lang w:val="en-US"/>
              </w:rPr>
            </w:pPr>
            <w:r>
              <w:rPr>
                <w:rFonts w:ascii="Aptos" w:hAnsi="Aptos" w:cs="Times New Roman"/>
                <w:lang w:val="en-US"/>
              </w:rPr>
              <w:t>-</w:t>
            </w:r>
            <w:r w:rsidR="004642A3" w:rsidRPr="00B87287">
              <w:rPr>
                <w:rFonts w:ascii="Aptos" w:hAnsi="Aptos" w:cs="Times New Roman"/>
                <w:lang w:val="en-US"/>
              </w:rPr>
              <w:t>3%</w:t>
            </w:r>
          </w:p>
        </w:tc>
      </w:tr>
    </w:tbl>
    <w:p w14:paraId="05B8A4FB" w14:textId="706363F5" w:rsidR="004642A3" w:rsidRDefault="004642A3" w:rsidP="0046034D">
      <w:pPr>
        <w:spacing w:line="360" w:lineRule="auto"/>
        <w:jc w:val="both"/>
        <w:rPr>
          <w:rFonts w:ascii="Aptos" w:hAnsi="Aptos" w:cs="Times New Roman"/>
          <w:lang w:val="en-US"/>
        </w:rPr>
      </w:pPr>
      <w:r w:rsidRPr="002551A6">
        <w:rPr>
          <w:rFonts w:ascii="Aptos" w:hAnsi="Aptos" w:cs="Times New Roman"/>
          <w:b/>
          <w:bCs/>
          <w:lang w:val="en-US"/>
        </w:rPr>
        <w:t>Table R1.</w:t>
      </w:r>
      <w:r>
        <w:rPr>
          <w:rFonts w:ascii="Aptos" w:hAnsi="Aptos" w:cs="Times New Roman"/>
          <w:lang w:val="en-US"/>
        </w:rPr>
        <w:t xml:space="preserve"> Comparison of fishing “true” prevalence with snorkeling prevalence in low-prevalence lakes</w:t>
      </w:r>
      <w:r w:rsidR="00FA336D">
        <w:rPr>
          <w:rFonts w:ascii="Aptos" w:hAnsi="Aptos" w:cs="Times New Roman"/>
          <w:lang w:val="en-US"/>
        </w:rPr>
        <w:t xml:space="preserve"> (</w:t>
      </w:r>
      <w:r w:rsidR="00FA336D">
        <w:rPr>
          <w:rFonts w:ascii="Aptos" w:hAnsi="Aptos" w:cs="Times New Roman"/>
          <w:lang w:val="en-US"/>
        </w:rPr>
        <w:sym w:font="Symbol" w:char="F0A3"/>
      </w:r>
      <w:r w:rsidR="00FA336D">
        <w:rPr>
          <w:rFonts w:ascii="Aptos" w:hAnsi="Aptos" w:cs="Times New Roman"/>
          <w:lang w:val="en-US"/>
        </w:rPr>
        <w:t xml:space="preserve"> 25%)</w:t>
      </w:r>
      <w:r>
        <w:rPr>
          <w:rFonts w:ascii="Aptos" w:hAnsi="Aptos" w:cs="Times New Roman"/>
          <w:lang w:val="en-US"/>
        </w:rPr>
        <w:t xml:space="preserve">. </w:t>
      </w:r>
    </w:p>
    <w:p w14:paraId="6FCED443" w14:textId="783D5B9E" w:rsidR="00086EA7" w:rsidRDefault="00086EA7" w:rsidP="0046034D">
      <w:pPr>
        <w:spacing w:line="360" w:lineRule="auto"/>
        <w:rPr>
          <w:rFonts w:ascii="Aptos" w:hAnsi="Aptos" w:cs="Times New Roman"/>
          <w:lang w:val="en-US"/>
        </w:rPr>
      </w:pPr>
    </w:p>
    <w:p w14:paraId="488B2A35" w14:textId="6DC53949" w:rsidR="008175AB" w:rsidRDefault="00573F59" w:rsidP="0046034D">
      <w:pPr>
        <w:spacing w:line="360" w:lineRule="auto"/>
        <w:rPr>
          <w:rFonts w:ascii="Aptos" w:hAnsi="Aptos" w:cs="Times New Roman"/>
          <w:lang w:val="en-US"/>
        </w:rPr>
      </w:pPr>
      <w:r>
        <w:rPr>
          <w:rFonts w:ascii="Aptos" w:hAnsi="Aptos" w:cs="Times New Roman"/>
          <w:noProof/>
          <w:lang w:val="en-US"/>
        </w:rPr>
        <w:drawing>
          <wp:inline distT="0" distB="0" distL="0" distR="0" wp14:anchorId="423386B4" wp14:editId="2AFC0F2C">
            <wp:extent cx="5943600" cy="3183255"/>
            <wp:effectExtent l="0" t="0" r="0" b="0"/>
            <wp:docPr id="8685118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185" name="Image 868511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6E11D995" w14:textId="51565919" w:rsidR="00755989" w:rsidRDefault="00755989" w:rsidP="0046034D">
      <w:pPr>
        <w:spacing w:line="360" w:lineRule="auto"/>
        <w:rPr>
          <w:rFonts w:ascii="Aptos" w:hAnsi="Aptos" w:cs="Times New Roman"/>
          <w:lang w:val="en-US"/>
        </w:rPr>
      </w:pPr>
      <w:r>
        <w:rPr>
          <w:rFonts w:ascii="Aptos" w:hAnsi="Aptos" w:cs="Times New Roman"/>
          <w:noProof/>
          <w:lang w:val="en-US"/>
        </w:rPr>
        <w:lastRenderedPageBreak/>
        <w:drawing>
          <wp:inline distT="0" distB="0" distL="0" distR="0" wp14:anchorId="78A4F7F5" wp14:editId="4A4BF5B1">
            <wp:extent cx="5943600" cy="4218305"/>
            <wp:effectExtent l="0" t="0" r="0" b="0"/>
            <wp:docPr id="7036720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72024" name="Image 7036720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inline>
        </w:drawing>
      </w:r>
    </w:p>
    <w:p w14:paraId="363AACA5" w14:textId="6B505EDB" w:rsidR="00755989" w:rsidRPr="00B87287" w:rsidRDefault="00755989" w:rsidP="0046034D">
      <w:pPr>
        <w:spacing w:line="360" w:lineRule="auto"/>
        <w:rPr>
          <w:rFonts w:ascii="Aptos" w:hAnsi="Aptos" w:cs="Times New Roman"/>
          <w:lang w:val="en-US"/>
        </w:rPr>
      </w:pPr>
      <w:r>
        <w:rPr>
          <w:rFonts w:ascii="Aptos" w:hAnsi="Aptos" w:cs="Times New Roman"/>
          <w:noProof/>
          <w:lang w:val="en-US"/>
        </w:rPr>
        <mc:AlternateContent>
          <mc:Choice Requires="wps">
            <w:drawing>
              <wp:anchor distT="0" distB="0" distL="114300" distR="114300" simplePos="0" relativeHeight="251659264" behindDoc="0" locked="0" layoutInCell="1" allowOverlap="1" wp14:anchorId="0553D958" wp14:editId="40012EC7">
                <wp:simplePos x="0" y="0"/>
                <wp:positionH relativeFrom="column">
                  <wp:posOffset>114300</wp:posOffset>
                </wp:positionH>
                <wp:positionV relativeFrom="paragraph">
                  <wp:posOffset>146685</wp:posOffset>
                </wp:positionV>
                <wp:extent cx="5829300" cy="457200"/>
                <wp:effectExtent l="0" t="0" r="12700" b="12700"/>
                <wp:wrapNone/>
                <wp:docPr id="786931273" name="Zone de texte 2"/>
                <wp:cNvGraphicFramePr/>
                <a:graphic xmlns:a="http://schemas.openxmlformats.org/drawingml/2006/main">
                  <a:graphicData uri="http://schemas.microsoft.com/office/word/2010/wordprocessingShape">
                    <wps:wsp>
                      <wps:cNvSpPr txBox="1"/>
                      <wps:spPr>
                        <a:xfrm>
                          <a:off x="0" y="0"/>
                          <a:ext cx="5829300" cy="457200"/>
                        </a:xfrm>
                        <a:prstGeom prst="rect">
                          <a:avLst/>
                        </a:prstGeom>
                        <a:solidFill>
                          <a:schemeClr val="lt1"/>
                        </a:solidFill>
                        <a:ln w="6350">
                          <a:solidFill>
                            <a:prstClr val="black"/>
                          </a:solidFill>
                        </a:ln>
                      </wps:spPr>
                      <wps:txbx>
                        <w:txbxContent>
                          <w:p w14:paraId="64A7CA49" w14:textId="5B11F1D7" w:rsidR="00755989" w:rsidRPr="00784999" w:rsidRDefault="00755989">
                            <w:pPr>
                              <w:rPr>
                                <w:rFonts w:ascii="Aptos" w:hAnsi="Aptos"/>
                                <w:sz w:val="22"/>
                                <w:szCs w:val="22"/>
                                <w:lang w:val="en-US"/>
                              </w:rPr>
                            </w:pPr>
                            <w:r w:rsidRPr="00784999">
                              <w:rPr>
                                <w:rFonts w:ascii="Aptos" w:hAnsi="Aptos"/>
                                <w:b/>
                                <w:bCs/>
                                <w:sz w:val="22"/>
                                <w:szCs w:val="22"/>
                                <w:lang w:val="en-US"/>
                              </w:rPr>
                              <w:t xml:space="preserve">Figure R5. </w:t>
                            </w:r>
                            <w:r w:rsidRPr="00784999">
                              <w:rPr>
                                <w:rFonts w:ascii="Aptos" w:hAnsi="Aptos"/>
                                <w:sz w:val="22"/>
                                <w:szCs w:val="22"/>
                                <w:lang w:val="en-US"/>
                              </w:rPr>
                              <w:t xml:space="preserve">Figure panel of </w:t>
                            </w:r>
                            <w:r w:rsidRPr="00784999">
                              <w:rPr>
                                <w:rFonts w:ascii="Aptos" w:hAnsi="Aptos"/>
                                <w:b/>
                                <w:bCs/>
                                <w:sz w:val="22"/>
                                <w:szCs w:val="22"/>
                                <w:lang w:val="en-US"/>
                              </w:rPr>
                              <w:t xml:space="preserve">A. </w:t>
                            </w:r>
                            <w:r w:rsidRPr="00784999">
                              <w:rPr>
                                <w:rFonts w:ascii="Aptos" w:hAnsi="Aptos"/>
                                <w:sz w:val="22"/>
                                <w:szCs w:val="22"/>
                                <w:lang w:val="en-US"/>
                              </w:rPr>
                              <w:t xml:space="preserve">landscape- </w:t>
                            </w:r>
                            <w:r w:rsidRPr="00784999">
                              <w:rPr>
                                <w:rFonts w:ascii="Aptos" w:hAnsi="Aptos"/>
                                <w:b/>
                                <w:bCs/>
                                <w:sz w:val="22"/>
                                <w:szCs w:val="22"/>
                                <w:lang w:val="en-US"/>
                              </w:rPr>
                              <w:t>B.</w:t>
                            </w:r>
                            <w:r w:rsidRPr="00784999">
                              <w:rPr>
                                <w:rFonts w:ascii="Aptos" w:hAnsi="Aptos"/>
                                <w:sz w:val="22"/>
                                <w:szCs w:val="22"/>
                                <w:lang w:val="en-US"/>
                              </w:rPr>
                              <w:t xml:space="preserve"> lake- and </w:t>
                            </w:r>
                            <w:r w:rsidRPr="00784999">
                              <w:rPr>
                                <w:rFonts w:ascii="Aptos" w:hAnsi="Aptos"/>
                                <w:b/>
                                <w:bCs/>
                                <w:sz w:val="22"/>
                                <w:szCs w:val="22"/>
                                <w:lang w:val="en-US"/>
                              </w:rPr>
                              <w:t xml:space="preserve">C. </w:t>
                            </w:r>
                            <w:r w:rsidRPr="00784999">
                              <w:rPr>
                                <w:rFonts w:ascii="Aptos" w:hAnsi="Aptos"/>
                                <w:sz w:val="22"/>
                                <w:szCs w:val="22"/>
                                <w:lang w:val="en-US"/>
                              </w:rPr>
                              <w:t>site-scale analyses</w:t>
                            </w:r>
                            <w:r w:rsidR="00CF4A0D" w:rsidRPr="00784999">
                              <w:rPr>
                                <w:rFonts w:ascii="Aptos" w:hAnsi="Aptos"/>
                                <w:sz w:val="22"/>
                                <w:szCs w:val="22"/>
                                <w:lang w:val="en-US"/>
                              </w:rPr>
                              <w:t xml:space="preserve"> using prevalence data excluding all uninfected species</w:t>
                            </w:r>
                            <w:r w:rsidRPr="00784999">
                              <w:rPr>
                                <w:rFonts w:ascii="Aptos" w:hAnsi="Aptos"/>
                                <w:sz w:val="22"/>
                                <w:szCs w:val="22"/>
                                <w:lang w:val="en-US"/>
                              </w:rPr>
                              <w:t>.</w:t>
                            </w:r>
                            <w:r w:rsidR="00667F80" w:rsidRPr="00784999">
                              <w:rPr>
                                <w:rFonts w:ascii="Aptos" w:hAnsi="Aptos"/>
                                <w:sz w:val="22"/>
                                <w:szCs w:val="22"/>
                                <w:lang w:val="en-US"/>
                              </w:rPr>
                              <w:t xml:space="preserve"> Maps were excluded from lake-scale figure (B) for simplicity.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53D958" id="_x0000_t202" coordsize="21600,21600" o:spt="202" path="m,l,21600r21600,l21600,xe">
                <v:stroke joinstyle="miter"/>
                <v:path gradientshapeok="t" o:connecttype="rect"/>
              </v:shapetype>
              <v:shape id="Zone de texte 2" o:spid="_x0000_s1026" type="#_x0000_t202" style="position:absolute;margin-left:9pt;margin-top:11.55pt;width:459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" fillcolor="white [3201]" strokeweight=".5pt">
                <v:textbox>
                  <w:txbxContent>
                    <w:p w14:paraId="64A7CA49" w14:textId="5B11F1D7" w:rsidR="00755989" w:rsidRPr="00784999" w:rsidRDefault="00755989">
                      <w:pPr>
                        <w:rPr>
                          <w:rFonts w:ascii="Aptos" w:hAnsi="Aptos"/>
                          <w:sz w:val="22"/>
                          <w:szCs w:val="22"/>
                          <w:lang w:val="en-US"/>
                        </w:rPr>
                      </w:pPr>
                      <w:r w:rsidRPr="00784999">
                        <w:rPr>
                          <w:rFonts w:ascii="Aptos" w:hAnsi="Aptos"/>
                          <w:b/>
                          <w:bCs/>
                          <w:sz w:val="22"/>
                          <w:szCs w:val="22"/>
                          <w:lang w:val="en-US"/>
                        </w:rPr>
                        <w:t xml:space="preserve">Figure R5. </w:t>
                      </w:r>
                      <w:r w:rsidRPr="00784999">
                        <w:rPr>
                          <w:rFonts w:ascii="Aptos" w:hAnsi="Aptos"/>
                          <w:sz w:val="22"/>
                          <w:szCs w:val="22"/>
                          <w:lang w:val="en-US"/>
                        </w:rPr>
                        <w:t xml:space="preserve">Figure panel of </w:t>
                      </w:r>
                      <w:r w:rsidRPr="00784999">
                        <w:rPr>
                          <w:rFonts w:ascii="Aptos" w:hAnsi="Aptos"/>
                          <w:b/>
                          <w:bCs/>
                          <w:sz w:val="22"/>
                          <w:szCs w:val="22"/>
                          <w:lang w:val="en-US"/>
                        </w:rPr>
                        <w:t xml:space="preserve">A. </w:t>
                      </w:r>
                      <w:r w:rsidRPr="00784999">
                        <w:rPr>
                          <w:rFonts w:ascii="Aptos" w:hAnsi="Aptos"/>
                          <w:sz w:val="22"/>
                          <w:szCs w:val="22"/>
                          <w:lang w:val="en-US"/>
                        </w:rPr>
                        <w:t xml:space="preserve">landscape- </w:t>
                      </w:r>
                      <w:r w:rsidRPr="00784999">
                        <w:rPr>
                          <w:rFonts w:ascii="Aptos" w:hAnsi="Aptos"/>
                          <w:b/>
                          <w:bCs/>
                          <w:sz w:val="22"/>
                          <w:szCs w:val="22"/>
                          <w:lang w:val="en-US"/>
                        </w:rPr>
                        <w:t>B.</w:t>
                      </w:r>
                      <w:r w:rsidRPr="00784999">
                        <w:rPr>
                          <w:rFonts w:ascii="Aptos" w:hAnsi="Aptos"/>
                          <w:sz w:val="22"/>
                          <w:szCs w:val="22"/>
                          <w:lang w:val="en-US"/>
                        </w:rPr>
                        <w:t xml:space="preserve"> lake- and </w:t>
                      </w:r>
                      <w:r w:rsidRPr="00784999">
                        <w:rPr>
                          <w:rFonts w:ascii="Aptos" w:hAnsi="Aptos"/>
                          <w:b/>
                          <w:bCs/>
                          <w:sz w:val="22"/>
                          <w:szCs w:val="22"/>
                          <w:lang w:val="en-US"/>
                        </w:rPr>
                        <w:t xml:space="preserve">C. </w:t>
                      </w:r>
                      <w:r w:rsidRPr="00784999">
                        <w:rPr>
                          <w:rFonts w:ascii="Aptos" w:hAnsi="Aptos"/>
                          <w:sz w:val="22"/>
                          <w:szCs w:val="22"/>
                          <w:lang w:val="en-US"/>
                        </w:rPr>
                        <w:t>site-scale analyses</w:t>
                      </w:r>
                      <w:r w:rsidR="00CF4A0D" w:rsidRPr="00784999">
                        <w:rPr>
                          <w:rFonts w:ascii="Aptos" w:hAnsi="Aptos"/>
                          <w:sz w:val="22"/>
                          <w:szCs w:val="22"/>
                          <w:lang w:val="en-US"/>
                        </w:rPr>
                        <w:t xml:space="preserve"> using prevalence data excluding all uninfected species</w:t>
                      </w:r>
                      <w:r w:rsidRPr="00784999">
                        <w:rPr>
                          <w:rFonts w:ascii="Aptos" w:hAnsi="Aptos"/>
                          <w:sz w:val="22"/>
                          <w:szCs w:val="22"/>
                          <w:lang w:val="en-US"/>
                        </w:rPr>
                        <w:t>.</w:t>
                      </w:r>
                      <w:r w:rsidR="00667F80" w:rsidRPr="00784999">
                        <w:rPr>
                          <w:rFonts w:ascii="Aptos" w:hAnsi="Aptos"/>
                          <w:sz w:val="22"/>
                          <w:szCs w:val="22"/>
                          <w:lang w:val="en-US"/>
                        </w:rPr>
                        <w:t xml:space="preserve"> Maps were excluded from lake-scale figure (B) for simplicity.</w:t>
                      </w:r>
                    </w:p>
                  </w:txbxContent>
                </v:textbox>
              </v:shape>
            </w:pict>
          </mc:Fallback>
        </mc:AlternateContent>
      </w:r>
    </w:p>
    <w:sectPr w:rsidR="00755989" w:rsidRPr="00B87287" w:rsidSect="002467D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inning Sandra Ann" w:date="2025-01-13T11:40:00Z" w:initials="SAB">
    <w:p w14:paraId="07ED4A42" w14:textId="45E972F3" w:rsidR="00157EA6" w:rsidRPr="00157EA6" w:rsidRDefault="00157EA6">
      <w:pPr>
        <w:pStyle w:val="Commentaire"/>
        <w:rPr>
          <w:lang w:val="en-US"/>
        </w:rPr>
      </w:pPr>
      <w:r>
        <w:rPr>
          <w:rStyle w:val="Marquedecommentaire"/>
        </w:rPr>
        <w:annotationRef/>
      </w:r>
      <w:r w:rsidRPr="00157EA6">
        <w:rPr>
          <w:lang w:val="en-US"/>
        </w:rPr>
        <w:t>I wonder if we co</w:t>
      </w:r>
      <w:r>
        <w:rPr>
          <w:lang w:val="en-US"/>
        </w:rPr>
        <w:t xml:space="preserve">uld provide some of this data in a sup mat table? Like the average intensity score (or a frequency distribution) of scores for each lake? I guess I just find this answer a bit unsatisfactory. It reads like we have this data, but just don’t really want to include it. The point about comparing </w:t>
      </w:r>
      <w:r w:rsidR="00DD620D">
        <w:rPr>
          <w:lang w:val="en-US"/>
        </w:rPr>
        <w:t>across</w:t>
      </w:r>
      <w:r>
        <w:rPr>
          <w:lang w:val="en-US"/>
        </w:rPr>
        <w:t xml:space="preserve"> methods is a good reason for not including it in the main text, but I wonder if just giving the reviewer something here would be worthwhile? If not, then I would not even mention the semi-quantitative scale and he data from the fishing, and just </w:t>
      </w:r>
      <w:r w:rsidR="00DD620D">
        <w:rPr>
          <w:lang w:val="en-US"/>
        </w:rPr>
        <w:t>emphasize the logistic challenges of doing this in the field (perhaps a bit better than is done here- like really mentioning that even qualitative estimates like this on moving fish during transects is very inaccurate)</w:t>
      </w:r>
    </w:p>
  </w:comment>
  <w:comment w:id="3" w:author="Juliane Vigneault" w:date="2025-01-17T14:31:00Z" w:initials="JV">
    <w:p w14:paraId="581C5709" w14:textId="77777777" w:rsidR="00C30E52" w:rsidRDefault="00C30E52" w:rsidP="00C30E52">
      <w:r>
        <w:rPr>
          <w:rStyle w:val="Marquedecommentaire"/>
        </w:rPr>
        <w:annotationRef/>
      </w:r>
      <w:r>
        <w:rPr>
          <w:color w:val="000000"/>
          <w:sz w:val="20"/>
          <w:szCs w:val="20"/>
        </w:rPr>
        <w:t>I’m not against including average intensity scores in sup mat but then I would need to mention in the methods that we estimated infection intensity but chose to not include it for XY reasons. (right?)</w:t>
      </w:r>
    </w:p>
  </w:comment>
  <w:comment w:id="4" w:author="Éric Harvey" w:date="2025-01-08T15:10:00Z" w:initials="ÉH">
    <w:p w14:paraId="43565D32" w14:textId="70C70BA2" w:rsidR="00096F42" w:rsidRPr="00206B09" w:rsidRDefault="00096F42" w:rsidP="00096F42">
      <w:pPr>
        <w:rPr>
          <w:lang w:val="en-US"/>
        </w:rPr>
      </w:pPr>
      <w:r>
        <w:rPr>
          <w:rStyle w:val="Marquedecommentaire"/>
        </w:rPr>
        <w:annotationRef/>
      </w:r>
      <w:r w:rsidRPr="00206B09">
        <w:rPr>
          <w:color w:val="000000"/>
          <w:sz w:val="20"/>
          <w:szCs w:val="20"/>
          <w:lang w:val="en-US"/>
        </w:rPr>
        <w:t>Eventually do we want to push the reflection a bit further here and wonder why ? Given our results and our interpretation I would speculate that different parasite-host relationships also mean different pattern of spatial organization and that the framework we’ve developed with the re-sampling could be used for other parasites to explore issues of spatial aggregation of prevalence hotspots and cold spots and how it biases estimates of prevalence</w:t>
      </w:r>
    </w:p>
  </w:comment>
  <w:comment w:id="5" w:author="Vigneault Juliane" w:date="2025-01-20T14:56:00Z" w:initials="JV">
    <w:p w14:paraId="26BDCAF8" w14:textId="77777777" w:rsidR="002E737F" w:rsidRDefault="002E737F" w:rsidP="002E737F">
      <w:r>
        <w:rPr>
          <w:rStyle w:val="Marquedecommentaire"/>
        </w:rPr>
        <w:annotationRef/>
      </w:r>
      <w:r>
        <w:rPr>
          <w:color w:val="000000"/>
          <w:sz w:val="20"/>
          <w:szCs w:val="20"/>
        </w:rPr>
        <w:t>Probably true, but I use this reference to introduce issues on minimum sampling effort and not sampling effort effect (previous paragraph). Also, other studies use the number of hosts as sample size and I used the sampling effort so I would be careful to make direct comparison</w:t>
      </w:r>
    </w:p>
  </w:comment>
  <w:comment w:id="7" w:author="Juliane Vigneault" w:date="2024-12-26T10:55:00Z" w:initials="JV">
    <w:p w14:paraId="08D66FD1" w14:textId="7446BFB1" w:rsidR="00D306D4" w:rsidRPr="00206B09" w:rsidRDefault="00D306D4" w:rsidP="00D306D4">
      <w:pPr>
        <w:rPr>
          <w:lang w:val="en-US"/>
        </w:rPr>
      </w:pPr>
      <w:r>
        <w:rPr>
          <w:rStyle w:val="Marquedecommentaire"/>
        </w:rPr>
        <w:annotationRef/>
      </w:r>
      <w:r w:rsidRPr="00206B09">
        <w:rPr>
          <w:sz w:val="20"/>
          <w:szCs w:val="20"/>
          <w:lang w:val="en-US"/>
        </w:rPr>
        <w:t>Maybe I could better articulate the duality in the intro, but I lack ideas on what to say and where I should do it in the intro.</w:t>
      </w:r>
    </w:p>
  </w:comment>
  <w:comment w:id="8" w:author="Éric Harvey" w:date="2025-01-08T15:23:00Z" w:initials="ÉH">
    <w:p w14:paraId="3226FA20" w14:textId="77777777" w:rsidR="00AD674A" w:rsidRPr="00206B09" w:rsidRDefault="00AD674A" w:rsidP="00AD674A">
      <w:pPr>
        <w:rPr>
          <w:lang w:val="en-US"/>
        </w:rPr>
      </w:pPr>
      <w:r>
        <w:rPr>
          <w:rStyle w:val="Marquedecommentaire"/>
        </w:rPr>
        <w:annotationRef/>
      </w:r>
      <w:r w:rsidRPr="00206B09">
        <w:rPr>
          <w:color w:val="000000"/>
          <w:sz w:val="20"/>
          <w:szCs w:val="20"/>
          <w:lang w:val="en-US"/>
        </w:rPr>
        <w:t xml:space="preserve">Personally I feel like the intro is good as is </w:t>
      </w:r>
    </w:p>
  </w:comment>
  <w:comment w:id="9" w:author="Binning Sandra Ann" w:date="2025-01-13T11:56:00Z" w:initials="SAB">
    <w:p w14:paraId="5B0441A7" w14:textId="1EC7D4E9" w:rsidR="00AF2C8D" w:rsidRPr="00AF2C8D" w:rsidRDefault="00AF2C8D">
      <w:pPr>
        <w:pStyle w:val="Commentaire"/>
        <w:rPr>
          <w:lang w:val="en-US"/>
        </w:rPr>
      </w:pPr>
      <w:r>
        <w:rPr>
          <w:rStyle w:val="Marquedecommentaire"/>
        </w:rPr>
        <w:annotationRef/>
      </w:r>
      <w:r w:rsidRPr="00AF2C8D">
        <w:rPr>
          <w:lang w:val="en-US"/>
        </w:rPr>
        <w:t>I’m fine with keeping a</w:t>
      </w:r>
      <w:r>
        <w:rPr>
          <w:lang w:val="en-US"/>
        </w:rPr>
        <w:t>s is</w:t>
      </w:r>
    </w:p>
  </w:comment>
  <w:comment w:id="10" w:author="Binning Sandra Ann" w:date="2025-01-13T12:22:00Z" w:initials="SAB">
    <w:p w14:paraId="676549BC" w14:textId="5E0CAA11" w:rsidR="00E1099D" w:rsidRPr="00E1099D" w:rsidRDefault="00E1099D">
      <w:pPr>
        <w:pStyle w:val="Commentaire"/>
        <w:rPr>
          <w:lang w:val="en-US"/>
        </w:rPr>
      </w:pPr>
      <w:r>
        <w:rPr>
          <w:rStyle w:val="Marquedecommentaire"/>
        </w:rPr>
        <w:annotationRef/>
      </w:r>
      <w:r w:rsidRPr="00E1099D">
        <w:rPr>
          <w:lang w:val="en-US"/>
        </w:rPr>
        <w:t xml:space="preserve">The issue was not that the </w:t>
      </w:r>
      <w:r>
        <w:rPr>
          <w:lang w:val="en-US"/>
        </w:rPr>
        <w:t>reviewer didn’t see the mertis of the peper, but that they didn’t feel they were well articulated. This answer is trying to argue the merits of the paper rather that address the concern about the dilution of the message. Can you instead draw the reviewer’s attention to the parts of the manuscript where these two elements are well articulated to make the case that both elements are being addressed and given weight in the current form of the manuscript?</w:t>
      </w:r>
    </w:p>
  </w:comment>
  <w:comment w:id="11" w:author="Binning Sandra Ann" w:date="2025-01-13T12:24:00Z" w:initials="SAB">
    <w:p w14:paraId="51E34E29" w14:textId="62FF4807" w:rsidR="00583328" w:rsidRPr="00583328" w:rsidRDefault="00583328">
      <w:pPr>
        <w:pStyle w:val="Commentaire"/>
        <w:rPr>
          <w:lang w:val="en-US"/>
        </w:rPr>
      </w:pPr>
      <w:r>
        <w:rPr>
          <w:rStyle w:val="Marquedecommentaire"/>
        </w:rPr>
        <w:annotationRef/>
      </w:r>
      <w:r w:rsidRPr="00583328">
        <w:rPr>
          <w:lang w:val="en-US"/>
        </w:rPr>
        <w:t>This point is more questionin</w:t>
      </w:r>
      <w:r>
        <w:rPr>
          <w:lang w:val="en-US"/>
        </w:rPr>
        <w:t>g the contribution o fthe paper. Perhaps some of the argements from the response above can be included here to help bolster this answer.</w:t>
      </w:r>
    </w:p>
  </w:comment>
  <w:comment w:id="12" w:author="Binning Sandra Ann" w:date="2025-01-13T12:25:00Z" w:initials="SAB">
    <w:p w14:paraId="372A5A4D" w14:textId="76BAB38C" w:rsidR="00551257" w:rsidRDefault="00551257">
      <w:pPr>
        <w:pStyle w:val="Commentaire"/>
      </w:pPr>
      <w:r>
        <w:rPr>
          <w:rStyle w:val="Marquedecommentaire"/>
        </w:rPr>
        <w:annotationRef/>
      </w:r>
      <w:r>
        <w:t>Moved it where? Up ?</w:t>
      </w:r>
    </w:p>
  </w:comment>
  <w:comment w:id="14" w:author="Juliane Vigneault" w:date="2024-12-26T11:21:00Z" w:initials="JV">
    <w:p w14:paraId="53BD63E0" w14:textId="5A1923AF" w:rsidR="00407F42" w:rsidRPr="00206B09" w:rsidRDefault="00407F42" w:rsidP="00407F42">
      <w:pPr>
        <w:rPr>
          <w:lang w:val="en-US"/>
        </w:rPr>
      </w:pPr>
      <w:r>
        <w:rPr>
          <w:rStyle w:val="Marquedecommentaire"/>
        </w:rPr>
        <w:annotationRef/>
      </w:r>
      <w:r w:rsidRPr="00206B09">
        <w:rPr>
          <w:sz w:val="20"/>
          <w:szCs w:val="20"/>
          <w:lang w:val="en-US"/>
        </w:rPr>
        <w:t>Don’t really know how to answer this…</w:t>
      </w:r>
    </w:p>
  </w:comment>
  <w:comment w:id="15" w:author="Éric Harvey" w:date="2025-01-08T15:29:00Z" w:initials="ÉH">
    <w:p w14:paraId="1423D44C" w14:textId="77777777" w:rsidR="009A54D0" w:rsidRPr="00206B09" w:rsidRDefault="009A54D0" w:rsidP="009A54D0">
      <w:pPr>
        <w:rPr>
          <w:lang w:val="en-US"/>
        </w:rPr>
      </w:pPr>
      <w:r>
        <w:rPr>
          <w:rStyle w:val="Marquedecommentaire"/>
        </w:rPr>
        <w:annotationRef/>
      </w:r>
      <w:r w:rsidRPr="00206B09">
        <w:rPr>
          <w:color w:val="000000"/>
          <w:sz w:val="20"/>
          <w:szCs w:val="20"/>
          <w:lang w:val="en-US"/>
        </w:rPr>
        <w:t>Are there really no discussion abut spatial aggregation and spatial patterns in the discussion ? If so I would bring it here. Perhaps that section could be clarified somehow ? I feel like we need to give R2 something to chew on</w:t>
      </w:r>
    </w:p>
  </w:comment>
  <w:comment w:id="16" w:author="Binning Sandra Ann" w:date="2025-01-13T12:25:00Z" w:initials="SAB">
    <w:p w14:paraId="7386F6AB" w14:textId="35739F84" w:rsidR="00551257" w:rsidRPr="00551257" w:rsidRDefault="00551257">
      <w:pPr>
        <w:pStyle w:val="Commentaire"/>
        <w:rPr>
          <w:lang w:val="en-US"/>
        </w:rPr>
      </w:pPr>
      <w:r>
        <w:rPr>
          <w:rStyle w:val="Marquedecommentaire"/>
        </w:rPr>
        <w:annotationRef/>
      </w:r>
      <w:r w:rsidRPr="00551257">
        <w:rPr>
          <w:lang w:val="en-US"/>
        </w:rPr>
        <w:t>Agreed. Point out hte pa</w:t>
      </w:r>
      <w:r>
        <w:rPr>
          <w:lang w:val="en-US"/>
        </w:rPr>
        <w:t>rts of the discussion that make these points and perhaps add some reflectin on aggregation and spatial patterns to appease the reviewer.</w:t>
      </w:r>
    </w:p>
  </w:comment>
  <w:comment w:id="18" w:author="Éric Harvey" w:date="2025-01-08T15:30:00Z" w:initials="ÉH">
    <w:p w14:paraId="30D70D0F" w14:textId="77777777" w:rsidR="009A54D0" w:rsidRPr="00206B09" w:rsidRDefault="009A54D0" w:rsidP="009A54D0">
      <w:pPr>
        <w:rPr>
          <w:lang w:val="en-US"/>
        </w:rPr>
      </w:pPr>
      <w:r>
        <w:rPr>
          <w:rStyle w:val="Marquedecommentaire"/>
        </w:rPr>
        <w:annotationRef/>
      </w:r>
      <w:r w:rsidRPr="00206B09">
        <w:rPr>
          <w:color w:val="000000"/>
          <w:sz w:val="20"/>
          <w:szCs w:val="20"/>
          <w:lang w:val="en-US"/>
        </w:rPr>
        <w:t xml:space="preserve">Could this paragraph go the the discussion to answer in part to the previous comment ? </w:t>
      </w:r>
    </w:p>
  </w:comment>
  <w:comment w:id="19" w:author="Éric Harvey" w:date="2025-01-08T15:31:00Z" w:initials="ÉH">
    <w:p w14:paraId="70EDFBFF" w14:textId="77777777" w:rsidR="009A54D0" w:rsidRPr="00206B09" w:rsidRDefault="009A54D0" w:rsidP="009A54D0">
      <w:pPr>
        <w:rPr>
          <w:lang w:val="en-US"/>
        </w:rPr>
      </w:pPr>
      <w:r>
        <w:rPr>
          <w:rStyle w:val="Marquedecommentaire"/>
        </w:rPr>
        <w:annotationRef/>
      </w:r>
      <w:r w:rsidRPr="00206B09">
        <w:rPr>
          <w:color w:val="000000"/>
          <w:sz w:val="20"/>
          <w:szCs w:val="20"/>
          <w:lang w:val="en-US"/>
        </w:rPr>
        <w:t xml:space="preserve">As I am reading this I have not looked at the manuscript, but I feel ike to understand the results, the reader will need some guideline given by the hypothesis, no ? (Like what it means to underestimate or overestimate on re-sampling curve) </w:t>
      </w:r>
    </w:p>
  </w:comment>
  <w:comment w:id="20" w:author="Binning Sandra Ann" w:date="2025-01-13T12:29:00Z" w:initials="SAB">
    <w:p w14:paraId="28DC34F1" w14:textId="49E5EE75" w:rsidR="00E442E2" w:rsidRPr="00E442E2" w:rsidRDefault="00E442E2">
      <w:pPr>
        <w:pStyle w:val="Commentaire"/>
        <w:rPr>
          <w:lang w:val="en-US"/>
        </w:rPr>
      </w:pPr>
      <w:r>
        <w:rPr>
          <w:rStyle w:val="Marquedecommentaire"/>
        </w:rPr>
        <w:annotationRef/>
      </w:r>
      <w:r w:rsidRPr="00E442E2">
        <w:rPr>
          <w:lang w:val="en-US"/>
        </w:rPr>
        <w:t>Hmm…I</w:t>
      </w:r>
      <w:r>
        <w:rPr>
          <w:lang w:val="en-US"/>
        </w:rPr>
        <w:t xml:space="preserve"> reread the new paragraph and the original one with the analyses and predictions that the reviewer took issue with. I agree that the predictions section provides a clear picture of what we expect and how to interpret the results so I agree with Eric about keeping them…</w:t>
      </w:r>
    </w:p>
  </w:comment>
  <w:comment w:id="21" w:author="Binning Sandra Ann" w:date="2025-01-13T12:35:00Z" w:initials="SAB">
    <w:p w14:paraId="14F9CA42" w14:textId="36BAAD0A" w:rsidR="00E442E2" w:rsidRPr="00E442E2" w:rsidRDefault="00E442E2">
      <w:pPr>
        <w:pStyle w:val="Commentaire"/>
        <w:rPr>
          <w:lang w:val="en-US"/>
        </w:rPr>
      </w:pPr>
      <w:r>
        <w:rPr>
          <w:rStyle w:val="Marquedecommentaire"/>
        </w:rPr>
        <w:annotationRef/>
      </w:r>
      <w:r w:rsidRPr="00E442E2">
        <w:rPr>
          <w:lang w:val="en-US"/>
        </w:rPr>
        <w:t>Isn’</w:t>
      </w:r>
      <w:r>
        <w:rPr>
          <w:lang w:val="en-US"/>
        </w:rPr>
        <w:t>t this mentioned in the text? If so, point out the areas where the sampling plan is described (even if it hasn’t 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7ED4A42" w15:done="0"/>
  <w15:commentEx w15:paraId="581C5709" w15:paraIdParent="07ED4A42" w15:done="0"/>
  <w15:commentEx w15:paraId="43565D32" w15:done="0"/>
  <w15:commentEx w15:paraId="26BDCAF8" w15:paraIdParent="43565D32" w15:done="0"/>
  <w15:commentEx w15:paraId="08D66FD1" w15:done="0"/>
  <w15:commentEx w15:paraId="3226FA20" w15:paraIdParent="08D66FD1" w15:done="0"/>
  <w15:commentEx w15:paraId="5B0441A7" w15:paraIdParent="08D66FD1" w15:done="0"/>
  <w15:commentEx w15:paraId="676549BC" w15:done="0"/>
  <w15:commentEx w15:paraId="51E34E29" w15:done="0"/>
  <w15:commentEx w15:paraId="372A5A4D" w15:done="0"/>
  <w15:commentEx w15:paraId="53BD63E0" w15:done="0"/>
  <w15:commentEx w15:paraId="1423D44C" w15:done="0"/>
  <w15:commentEx w15:paraId="7386F6AB" w15:paraIdParent="1423D44C" w15:done="0"/>
  <w15:commentEx w15:paraId="30D70D0F" w15:done="0"/>
  <w15:commentEx w15:paraId="70EDFBFF" w15:paraIdParent="30D70D0F" w15:done="0"/>
  <w15:commentEx w15:paraId="28DC34F1" w15:paraIdParent="30D70D0F" w15:done="0"/>
  <w15:commentEx w15:paraId="14F9CA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86E5FFB" w16cex:dateUtc="2025-01-17T19:31:00Z"/>
  <w16cex:commentExtensible w16cex:durableId="14BA943A" w16cex:dateUtc="2025-01-08T20:10:00Z"/>
  <w16cex:commentExtensible w16cex:durableId="6588B44A" w16cex:dateUtc="2025-01-20T19:56:00Z"/>
  <w16cex:commentExtensible w16cex:durableId="22EC2D74" w16cex:dateUtc="2024-12-26T15:55:00Z"/>
  <w16cex:commentExtensible w16cex:durableId="111B2CA9" w16cex:dateUtc="2025-01-08T20:23:00Z"/>
  <w16cex:commentExtensible w16cex:durableId="3B442E45" w16cex:dateUtc="2024-12-26T16:21:00Z"/>
  <w16cex:commentExtensible w16cex:durableId="7A96AF33" w16cex:dateUtc="2025-01-08T20:29:00Z"/>
  <w16cex:commentExtensible w16cex:durableId="6C027C90" w16cex:dateUtc="2025-01-08T20:30:00Z"/>
  <w16cex:commentExtensible w16cex:durableId="5EC2E452" w16cex:dateUtc="2025-01-08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7ED4A42" w16cid:durableId="2B2F7A39"/>
  <w16cid:commentId w16cid:paraId="581C5709" w16cid:durableId="186E5FFB"/>
  <w16cid:commentId w16cid:paraId="43565D32" w16cid:durableId="14BA943A"/>
  <w16cid:commentId w16cid:paraId="26BDCAF8" w16cid:durableId="6588B44A"/>
  <w16cid:commentId w16cid:paraId="08D66FD1" w16cid:durableId="22EC2D74"/>
  <w16cid:commentId w16cid:paraId="3226FA20" w16cid:durableId="111B2CA9"/>
  <w16cid:commentId w16cid:paraId="5B0441A7" w16cid:durableId="2B2F7DF4"/>
  <w16cid:commentId w16cid:paraId="676549BC" w16cid:durableId="2B2F83F8"/>
  <w16cid:commentId w16cid:paraId="51E34E29" w16cid:durableId="2B2F847A"/>
  <w16cid:commentId w16cid:paraId="372A5A4D" w16cid:durableId="2B2F84AF"/>
  <w16cid:commentId w16cid:paraId="53BD63E0" w16cid:durableId="3B442E45"/>
  <w16cid:commentId w16cid:paraId="1423D44C" w16cid:durableId="7A96AF33"/>
  <w16cid:commentId w16cid:paraId="7386F6AB" w16cid:durableId="2B2F84CE"/>
  <w16cid:commentId w16cid:paraId="30D70D0F" w16cid:durableId="6C027C90"/>
  <w16cid:commentId w16cid:paraId="70EDFBFF" w16cid:durableId="5EC2E452"/>
  <w16cid:commentId w16cid:paraId="28DC34F1" w16cid:durableId="2B2F85A2"/>
  <w16cid:commentId w16cid:paraId="14F9CA42" w16cid:durableId="2B2F86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inning Sandra Ann">
    <w15:presenceInfo w15:providerId="AD" w15:userId="S-1-5-21-2046442738-783573707-16515117-1009734"/>
  </w15:person>
  <w15:person w15:author="Éric Harvey">
    <w15:presenceInfo w15:providerId="AD" w15:userId="S::eric.harvey@umontreal.ca::8c0f1e04-164c-4df0-883e-c1ca19e8d2cf"/>
  </w15:person>
  <w15:person w15:author="Juliane Vigneault">
    <w15:presenceInfo w15:providerId="None" w15:userId="Juliane Vigneault"/>
  </w15:person>
  <w15:person w15:author="Vigneault Juliane">
    <w15:presenceInfo w15:providerId="AD" w15:userId="S::vigj0015@uqar.ca::30ef496e-2baf-4bb3-abbb-7b40e1d4ad65"/>
  </w15:person>
  <w15:person w15:author="Sandra Ann Binning">
    <w15:presenceInfo w15:providerId="AD" w15:userId="S-1-5-21-2046442738-783573707-16515117-10097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7D2"/>
    <w:rsid w:val="000317A0"/>
    <w:rsid w:val="000331B6"/>
    <w:rsid w:val="00037A62"/>
    <w:rsid w:val="00040539"/>
    <w:rsid w:val="00063F84"/>
    <w:rsid w:val="000667E9"/>
    <w:rsid w:val="00086EA7"/>
    <w:rsid w:val="00096F42"/>
    <w:rsid w:val="000B45E2"/>
    <w:rsid w:val="000E75EE"/>
    <w:rsid w:val="00123558"/>
    <w:rsid w:val="00131B1C"/>
    <w:rsid w:val="0013238D"/>
    <w:rsid w:val="001348FB"/>
    <w:rsid w:val="001476EA"/>
    <w:rsid w:val="00157EA6"/>
    <w:rsid w:val="001746F9"/>
    <w:rsid w:val="0017773C"/>
    <w:rsid w:val="00180FCF"/>
    <w:rsid w:val="00192AB6"/>
    <w:rsid w:val="001A7D77"/>
    <w:rsid w:val="001D1648"/>
    <w:rsid w:val="001D3852"/>
    <w:rsid w:val="001F6C5B"/>
    <w:rsid w:val="00206B09"/>
    <w:rsid w:val="00213D6B"/>
    <w:rsid w:val="00235314"/>
    <w:rsid w:val="002353E4"/>
    <w:rsid w:val="00241BB9"/>
    <w:rsid w:val="002467D2"/>
    <w:rsid w:val="00251C6C"/>
    <w:rsid w:val="002551A6"/>
    <w:rsid w:val="002A7F29"/>
    <w:rsid w:val="002B6E17"/>
    <w:rsid w:val="002C3A9B"/>
    <w:rsid w:val="002E737F"/>
    <w:rsid w:val="00306495"/>
    <w:rsid w:val="00322A6A"/>
    <w:rsid w:val="00341C0D"/>
    <w:rsid w:val="003662C3"/>
    <w:rsid w:val="00371F09"/>
    <w:rsid w:val="00385D88"/>
    <w:rsid w:val="00393973"/>
    <w:rsid w:val="00396DD9"/>
    <w:rsid w:val="003B12AC"/>
    <w:rsid w:val="00401923"/>
    <w:rsid w:val="00403C9E"/>
    <w:rsid w:val="00407F42"/>
    <w:rsid w:val="00412063"/>
    <w:rsid w:val="00424AEB"/>
    <w:rsid w:val="0046034D"/>
    <w:rsid w:val="004642A3"/>
    <w:rsid w:val="00466049"/>
    <w:rsid w:val="0047291E"/>
    <w:rsid w:val="004923BF"/>
    <w:rsid w:val="004B0541"/>
    <w:rsid w:val="004D1265"/>
    <w:rsid w:val="004D57CD"/>
    <w:rsid w:val="004E0D68"/>
    <w:rsid w:val="004E6C1B"/>
    <w:rsid w:val="004E7FCA"/>
    <w:rsid w:val="00502E9A"/>
    <w:rsid w:val="00511C08"/>
    <w:rsid w:val="00524A6A"/>
    <w:rsid w:val="00535171"/>
    <w:rsid w:val="00542798"/>
    <w:rsid w:val="00551257"/>
    <w:rsid w:val="00571FBA"/>
    <w:rsid w:val="00573F59"/>
    <w:rsid w:val="00583328"/>
    <w:rsid w:val="00596D1C"/>
    <w:rsid w:val="005C6AB5"/>
    <w:rsid w:val="005E7DF9"/>
    <w:rsid w:val="00602629"/>
    <w:rsid w:val="006131A9"/>
    <w:rsid w:val="00623140"/>
    <w:rsid w:val="0064184A"/>
    <w:rsid w:val="0066519B"/>
    <w:rsid w:val="00667F80"/>
    <w:rsid w:val="00680C28"/>
    <w:rsid w:val="00692FE9"/>
    <w:rsid w:val="006B20FB"/>
    <w:rsid w:val="006F4523"/>
    <w:rsid w:val="00714C12"/>
    <w:rsid w:val="007402CF"/>
    <w:rsid w:val="007409C4"/>
    <w:rsid w:val="00743600"/>
    <w:rsid w:val="00752D2B"/>
    <w:rsid w:val="00753B61"/>
    <w:rsid w:val="00755989"/>
    <w:rsid w:val="00770C89"/>
    <w:rsid w:val="00784999"/>
    <w:rsid w:val="007B409C"/>
    <w:rsid w:val="007C679F"/>
    <w:rsid w:val="007D6F88"/>
    <w:rsid w:val="008175AB"/>
    <w:rsid w:val="00820E87"/>
    <w:rsid w:val="00825E73"/>
    <w:rsid w:val="00840D51"/>
    <w:rsid w:val="00841326"/>
    <w:rsid w:val="00863E97"/>
    <w:rsid w:val="00875A3D"/>
    <w:rsid w:val="00884AA0"/>
    <w:rsid w:val="008B572F"/>
    <w:rsid w:val="008C11BF"/>
    <w:rsid w:val="008C4FD9"/>
    <w:rsid w:val="008E4A2D"/>
    <w:rsid w:val="008F48E8"/>
    <w:rsid w:val="00933736"/>
    <w:rsid w:val="00956730"/>
    <w:rsid w:val="00957D5A"/>
    <w:rsid w:val="00992CA4"/>
    <w:rsid w:val="009A54D0"/>
    <w:rsid w:val="009B2BCF"/>
    <w:rsid w:val="009D3C11"/>
    <w:rsid w:val="009E5003"/>
    <w:rsid w:val="009E6986"/>
    <w:rsid w:val="00A24703"/>
    <w:rsid w:val="00A33AF6"/>
    <w:rsid w:val="00A348F6"/>
    <w:rsid w:val="00A83569"/>
    <w:rsid w:val="00A950B0"/>
    <w:rsid w:val="00AB54A9"/>
    <w:rsid w:val="00AD4BDE"/>
    <w:rsid w:val="00AD674A"/>
    <w:rsid w:val="00AF2C8D"/>
    <w:rsid w:val="00B04149"/>
    <w:rsid w:val="00B07640"/>
    <w:rsid w:val="00B103CC"/>
    <w:rsid w:val="00B21132"/>
    <w:rsid w:val="00B637E0"/>
    <w:rsid w:val="00B8467D"/>
    <w:rsid w:val="00B87287"/>
    <w:rsid w:val="00B97F39"/>
    <w:rsid w:val="00BA1B48"/>
    <w:rsid w:val="00BD73BB"/>
    <w:rsid w:val="00C07CEB"/>
    <w:rsid w:val="00C142C9"/>
    <w:rsid w:val="00C305C6"/>
    <w:rsid w:val="00C30E52"/>
    <w:rsid w:val="00C31093"/>
    <w:rsid w:val="00C472D2"/>
    <w:rsid w:val="00C653F7"/>
    <w:rsid w:val="00C73B4B"/>
    <w:rsid w:val="00C75A32"/>
    <w:rsid w:val="00CD796C"/>
    <w:rsid w:val="00CE7500"/>
    <w:rsid w:val="00CF4A0D"/>
    <w:rsid w:val="00D027DE"/>
    <w:rsid w:val="00D306D4"/>
    <w:rsid w:val="00D36478"/>
    <w:rsid w:val="00D40290"/>
    <w:rsid w:val="00D46012"/>
    <w:rsid w:val="00D9612B"/>
    <w:rsid w:val="00DC0B5A"/>
    <w:rsid w:val="00DC62E4"/>
    <w:rsid w:val="00DD620D"/>
    <w:rsid w:val="00E1099D"/>
    <w:rsid w:val="00E1372E"/>
    <w:rsid w:val="00E15F62"/>
    <w:rsid w:val="00E41170"/>
    <w:rsid w:val="00E442E2"/>
    <w:rsid w:val="00E57222"/>
    <w:rsid w:val="00E831E1"/>
    <w:rsid w:val="00E91AE3"/>
    <w:rsid w:val="00EA0633"/>
    <w:rsid w:val="00EA38D3"/>
    <w:rsid w:val="00EB1EBA"/>
    <w:rsid w:val="00EB5C58"/>
    <w:rsid w:val="00EC46DA"/>
    <w:rsid w:val="00EE4ACD"/>
    <w:rsid w:val="00F14B57"/>
    <w:rsid w:val="00F36C83"/>
    <w:rsid w:val="00F6701C"/>
    <w:rsid w:val="00F81452"/>
    <w:rsid w:val="00FA336D"/>
    <w:rsid w:val="00FF16A7"/>
    <w:rsid w:val="00FF443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02D01"/>
  <w15:chartTrackingRefBased/>
  <w15:docId w15:val="{6C2453BA-8AC1-5949-8742-481CFB31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467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2467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467D2"/>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467D2"/>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467D2"/>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467D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467D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467D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467D2"/>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67D2"/>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2467D2"/>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467D2"/>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467D2"/>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467D2"/>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467D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467D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467D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467D2"/>
    <w:rPr>
      <w:rFonts w:eastAsiaTheme="majorEastAsia" w:cstheme="majorBidi"/>
      <w:color w:val="272727" w:themeColor="text1" w:themeTint="D8"/>
    </w:rPr>
  </w:style>
  <w:style w:type="paragraph" w:styleId="Titre">
    <w:name w:val="Title"/>
    <w:basedOn w:val="Normal"/>
    <w:next w:val="Normal"/>
    <w:link w:val="TitreCar"/>
    <w:uiPriority w:val="10"/>
    <w:qFormat/>
    <w:rsid w:val="002467D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67D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467D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467D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467D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2467D2"/>
    <w:rPr>
      <w:i/>
      <w:iCs/>
      <w:color w:val="404040" w:themeColor="text1" w:themeTint="BF"/>
    </w:rPr>
  </w:style>
  <w:style w:type="paragraph" w:styleId="Paragraphedeliste">
    <w:name w:val="List Paragraph"/>
    <w:basedOn w:val="Normal"/>
    <w:uiPriority w:val="34"/>
    <w:qFormat/>
    <w:rsid w:val="002467D2"/>
    <w:pPr>
      <w:ind w:left="720"/>
      <w:contextualSpacing/>
    </w:pPr>
  </w:style>
  <w:style w:type="character" w:styleId="Accentuationintense">
    <w:name w:val="Intense Emphasis"/>
    <w:basedOn w:val="Policepardfaut"/>
    <w:uiPriority w:val="21"/>
    <w:qFormat/>
    <w:rsid w:val="002467D2"/>
    <w:rPr>
      <w:i/>
      <w:iCs/>
      <w:color w:val="2F5496" w:themeColor="accent1" w:themeShade="BF"/>
    </w:rPr>
  </w:style>
  <w:style w:type="paragraph" w:styleId="Citationintense">
    <w:name w:val="Intense Quote"/>
    <w:basedOn w:val="Normal"/>
    <w:next w:val="Normal"/>
    <w:link w:val="CitationintenseCar"/>
    <w:uiPriority w:val="30"/>
    <w:qFormat/>
    <w:rsid w:val="002467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467D2"/>
    <w:rPr>
      <w:i/>
      <w:iCs/>
      <w:color w:val="2F5496" w:themeColor="accent1" w:themeShade="BF"/>
    </w:rPr>
  </w:style>
  <w:style w:type="character" w:styleId="Rfrenceintense">
    <w:name w:val="Intense Reference"/>
    <w:basedOn w:val="Policepardfaut"/>
    <w:uiPriority w:val="32"/>
    <w:qFormat/>
    <w:rsid w:val="002467D2"/>
    <w:rPr>
      <w:b/>
      <w:bCs/>
      <w:smallCaps/>
      <w:color w:val="2F5496" w:themeColor="accent1" w:themeShade="BF"/>
      <w:spacing w:val="5"/>
    </w:rPr>
  </w:style>
  <w:style w:type="table" w:styleId="Grilledutableau">
    <w:name w:val="Table Grid"/>
    <w:basedOn w:val="TableauNormal"/>
    <w:uiPriority w:val="39"/>
    <w:rsid w:val="00884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424AEB"/>
    <w:rPr>
      <w:sz w:val="16"/>
      <w:szCs w:val="16"/>
    </w:rPr>
  </w:style>
  <w:style w:type="paragraph" w:styleId="Commentaire">
    <w:name w:val="annotation text"/>
    <w:basedOn w:val="Normal"/>
    <w:link w:val="CommentaireCar"/>
    <w:uiPriority w:val="99"/>
    <w:semiHidden/>
    <w:unhideWhenUsed/>
    <w:rsid w:val="00424AEB"/>
    <w:rPr>
      <w:sz w:val="20"/>
      <w:szCs w:val="20"/>
    </w:rPr>
  </w:style>
  <w:style w:type="character" w:customStyle="1" w:styleId="CommentaireCar">
    <w:name w:val="Commentaire Car"/>
    <w:basedOn w:val="Policepardfaut"/>
    <w:link w:val="Commentaire"/>
    <w:uiPriority w:val="99"/>
    <w:semiHidden/>
    <w:rsid w:val="00424AEB"/>
    <w:rPr>
      <w:sz w:val="20"/>
      <w:szCs w:val="20"/>
    </w:rPr>
  </w:style>
  <w:style w:type="paragraph" w:styleId="Objetducommentaire">
    <w:name w:val="annotation subject"/>
    <w:basedOn w:val="Commentaire"/>
    <w:next w:val="Commentaire"/>
    <w:link w:val="ObjetducommentaireCar"/>
    <w:uiPriority w:val="99"/>
    <w:semiHidden/>
    <w:unhideWhenUsed/>
    <w:rsid w:val="00424AEB"/>
    <w:rPr>
      <w:b/>
      <w:bCs/>
    </w:rPr>
  </w:style>
  <w:style w:type="character" w:customStyle="1" w:styleId="ObjetducommentaireCar">
    <w:name w:val="Objet du commentaire Car"/>
    <w:basedOn w:val="CommentaireCar"/>
    <w:link w:val="Objetducommentaire"/>
    <w:uiPriority w:val="99"/>
    <w:semiHidden/>
    <w:rsid w:val="00424AEB"/>
    <w:rPr>
      <w:b/>
      <w:bCs/>
      <w:sz w:val="20"/>
      <w:szCs w:val="20"/>
    </w:rPr>
  </w:style>
  <w:style w:type="paragraph" w:styleId="Rvision">
    <w:name w:val="Revision"/>
    <w:hidden/>
    <w:uiPriority w:val="99"/>
    <w:semiHidden/>
    <w:rsid w:val="009B2BCF"/>
  </w:style>
  <w:style w:type="paragraph" w:styleId="Textedebulles">
    <w:name w:val="Balloon Text"/>
    <w:basedOn w:val="Normal"/>
    <w:link w:val="TextedebullesCar"/>
    <w:uiPriority w:val="99"/>
    <w:semiHidden/>
    <w:unhideWhenUsed/>
    <w:rsid w:val="00206B09"/>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B09"/>
    <w:rPr>
      <w:rFonts w:ascii="Segoe UI" w:hAnsi="Segoe UI" w:cs="Segoe UI"/>
      <w:sz w:val="18"/>
      <w:szCs w:val="18"/>
    </w:rPr>
  </w:style>
  <w:style w:type="paragraph" w:customStyle="1" w:styleId="Paragraphe">
    <w:name w:val="Paragraphe"/>
    <w:basedOn w:val="Normal"/>
    <w:qFormat/>
    <w:rsid w:val="0046034D"/>
    <w:pPr>
      <w:spacing w:before="240" w:after="240" w:afterAutospacing="1" w:line="480" w:lineRule="auto"/>
      <w:ind w:firstLine="708"/>
      <w:jc w:val="both"/>
    </w:pPr>
    <w:rPr>
      <w:rFonts w:ascii="Times New Roman" w:hAnsi="Times New Roman" w:cs="Times New Roman"/>
      <w:color w:val="000000"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948559">
      <w:bodyDiv w:val="1"/>
      <w:marLeft w:val="0"/>
      <w:marRight w:val="0"/>
      <w:marTop w:val="0"/>
      <w:marBottom w:val="0"/>
      <w:divBdr>
        <w:top w:val="none" w:sz="0" w:space="0" w:color="auto"/>
        <w:left w:val="none" w:sz="0" w:space="0" w:color="auto"/>
        <w:bottom w:val="none" w:sz="0" w:space="0" w:color="auto"/>
        <w:right w:val="none" w:sz="0" w:space="0" w:color="auto"/>
      </w:divBdr>
    </w:div>
    <w:div w:id="590940353">
      <w:bodyDiv w:val="1"/>
      <w:marLeft w:val="0"/>
      <w:marRight w:val="0"/>
      <w:marTop w:val="0"/>
      <w:marBottom w:val="0"/>
      <w:divBdr>
        <w:top w:val="none" w:sz="0" w:space="0" w:color="auto"/>
        <w:left w:val="none" w:sz="0" w:space="0" w:color="auto"/>
        <w:bottom w:val="none" w:sz="0" w:space="0" w:color="auto"/>
        <w:right w:val="none" w:sz="0" w:space="0" w:color="auto"/>
      </w:divBdr>
    </w:div>
    <w:div w:id="916401823">
      <w:bodyDiv w:val="1"/>
      <w:marLeft w:val="0"/>
      <w:marRight w:val="0"/>
      <w:marTop w:val="0"/>
      <w:marBottom w:val="0"/>
      <w:divBdr>
        <w:top w:val="none" w:sz="0" w:space="0" w:color="auto"/>
        <w:left w:val="none" w:sz="0" w:space="0" w:color="auto"/>
        <w:bottom w:val="none" w:sz="0" w:space="0" w:color="auto"/>
        <w:right w:val="none" w:sz="0" w:space="0" w:color="auto"/>
      </w:divBdr>
    </w:div>
    <w:div w:id="1046368438">
      <w:bodyDiv w:val="1"/>
      <w:marLeft w:val="0"/>
      <w:marRight w:val="0"/>
      <w:marTop w:val="0"/>
      <w:marBottom w:val="0"/>
      <w:divBdr>
        <w:top w:val="none" w:sz="0" w:space="0" w:color="auto"/>
        <w:left w:val="none" w:sz="0" w:space="0" w:color="auto"/>
        <w:bottom w:val="none" w:sz="0" w:space="0" w:color="auto"/>
        <w:right w:val="none" w:sz="0" w:space="0" w:color="auto"/>
      </w:divBdr>
    </w:div>
    <w:div w:id="1124349362">
      <w:bodyDiv w:val="1"/>
      <w:marLeft w:val="0"/>
      <w:marRight w:val="0"/>
      <w:marTop w:val="0"/>
      <w:marBottom w:val="0"/>
      <w:divBdr>
        <w:top w:val="none" w:sz="0" w:space="0" w:color="auto"/>
        <w:left w:val="none" w:sz="0" w:space="0" w:color="auto"/>
        <w:bottom w:val="none" w:sz="0" w:space="0" w:color="auto"/>
        <w:right w:val="none" w:sz="0" w:space="0" w:color="auto"/>
      </w:divBdr>
    </w:div>
    <w:div w:id="1249117870">
      <w:bodyDiv w:val="1"/>
      <w:marLeft w:val="0"/>
      <w:marRight w:val="0"/>
      <w:marTop w:val="0"/>
      <w:marBottom w:val="0"/>
      <w:divBdr>
        <w:top w:val="none" w:sz="0" w:space="0" w:color="auto"/>
        <w:left w:val="none" w:sz="0" w:space="0" w:color="auto"/>
        <w:bottom w:val="none" w:sz="0" w:space="0" w:color="auto"/>
        <w:right w:val="none" w:sz="0" w:space="0" w:color="auto"/>
      </w:divBdr>
    </w:div>
    <w:div w:id="1300721997">
      <w:bodyDiv w:val="1"/>
      <w:marLeft w:val="0"/>
      <w:marRight w:val="0"/>
      <w:marTop w:val="0"/>
      <w:marBottom w:val="0"/>
      <w:divBdr>
        <w:top w:val="none" w:sz="0" w:space="0" w:color="auto"/>
        <w:left w:val="none" w:sz="0" w:space="0" w:color="auto"/>
        <w:bottom w:val="none" w:sz="0" w:space="0" w:color="auto"/>
        <w:right w:val="none" w:sz="0" w:space="0" w:color="auto"/>
      </w:divBdr>
    </w:div>
    <w:div w:id="1446925858">
      <w:bodyDiv w:val="1"/>
      <w:marLeft w:val="0"/>
      <w:marRight w:val="0"/>
      <w:marTop w:val="0"/>
      <w:marBottom w:val="0"/>
      <w:divBdr>
        <w:top w:val="none" w:sz="0" w:space="0" w:color="auto"/>
        <w:left w:val="none" w:sz="0" w:space="0" w:color="auto"/>
        <w:bottom w:val="none" w:sz="0" w:space="0" w:color="auto"/>
        <w:right w:val="none" w:sz="0" w:space="0" w:color="auto"/>
      </w:divBdr>
    </w:div>
    <w:div w:id="1618681935">
      <w:bodyDiv w:val="1"/>
      <w:marLeft w:val="0"/>
      <w:marRight w:val="0"/>
      <w:marTop w:val="0"/>
      <w:marBottom w:val="0"/>
      <w:divBdr>
        <w:top w:val="none" w:sz="0" w:space="0" w:color="auto"/>
        <w:left w:val="none" w:sz="0" w:space="0" w:color="auto"/>
        <w:bottom w:val="none" w:sz="0" w:space="0" w:color="auto"/>
        <w:right w:val="none" w:sz="0" w:space="0" w:color="auto"/>
      </w:divBdr>
    </w:div>
    <w:div w:id="1646474172">
      <w:bodyDiv w:val="1"/>
      <w:marLeft w:val="0"/>
      <w:marRight w:val="0"/>
      <w:marTop w:val="0"/>
      <w:marBottom w:val="0"/>
      <w:divBdr>
        <w:top w:val="none" w:sz="0" w:space="0" w:color="auto"/>
        <w:left w:val="none" w:sz="0" w:space="0" w:color="auto"/>
        <w:bottom w:val="none" w:sz="0" w:space="0" w:color="auto"/>
        <w:right w:val="none" w:sz="0" w:space="0" w:color="auto"/>
      </w:divBdr>
    </w:div>
    <w:div w:id="1731659600">
      <w:bodyDiv w:val="1"/>
      <w:marLeft w:val="0"/>
      <w:marRight w:val="0"/>
      <w:marTop w:val="0"/>
      <w:marBottom w:val="0"/>
      <w:divBdr>
        <w:top w:val="none" w:sz="0" w:space="0" w:color="auto"/>
        <w:left w:val="none" w:sz="0" w:space="0" w:color="auto"/>
        <w:bottom w:val="none" w:sz="0" w:space="0" w:color="auto"/>
        <w:right w:val="none" w:sz="0" w:space="0" w:color="auto"/>
      </w:divBdr>
    </w:div>
    <w:div w:id="205392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comments" Target="comment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microsoft.com/office/2018/08/relationships/commentsExtensible" Target="commentsExtensible.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Thème Office 2013 – 2022">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8" ma:contentTypeDescription="Crée un document." ma:contentTypeScope="" ma:versionID="c2a0d83e977864835b419e3e21cb32c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70db00422fe0fe968a6747f69d9c820d"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Props1.xml><?xml version="1.0" encoding="utf-8"?>
<ds:datastoreItem xmlns:ds="http://schemas.openxmlformats.org/officeDocument/2006/customXml" ds:itemID="{3B3B9BEC-EF7D-4B90-8A99-6985959FBE9D}">
  <ds:schemaRefs>
    <ds:schemaRef ds:uri="http://schemas.microsoft.com/sharepoint/v3/contenttype/forms"/>
  </ds:schemaRefs>
</ds:datastoreItem>
</file>

<file path=customXml/itemProps2.xml><?xml version="1.0" encoding="utf-8"?>
<ds:datastoreItem xmlns:ds="http://schemas.openxmlformats.org/officeDocument/2006/customXml" ds:itemID="{C2A8719E-C68C-4DE1-8350-457A38E24C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4EF83B-DCBE-41DB-82AD-D7F79132B6D9}">
  <ds:schemaRefs>
    <ds:schemaRef ds:uri="http://schemas.microsoft.com/office/2006/metadata/properties"/>
    <ds:schemaRef ds:uri="http://schemas.microsoft.com/office/infopath/2007/PartnerControls"/>
    <ds:schemaRef ds:uri="4032a3f5-9640-4126-88e9-19eeb8c66cef"/>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18</Pages>
  <Words>5273</Words>
  <Characters>29003</Characters>
  <Application>Microsoft Office Word</Application>
  <DocSecurity>0</DocSecurity>
  <Lines>241</Lines>
  <Paragraphs>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Vigneault Juliane</dc:creator>
  <cp:keywords/>
  <dc:description/>
  <cp:lastModifiedBy>Juliane Vigneault</cp:lastModifiedBy>
  <cp:revision>22</cp:revision>
  <dcterms:created xsi:type="dcterms:W3CDTF">2025-01-10T12:27:00Z</dcterms:created>
  <dcterms:modified xsi:type="dcterms:W3CDTF">2025-01-20T23:27:00Z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id="dHgD4gUc"/&gt;&lt;style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0x010100CF466725DEB80348ABC973061B8F0EC7</vt:lpwstr>
  </property>
</Properties>
</file>