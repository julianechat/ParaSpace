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A25569" w:rsidRDefault="00CF4537" w:rsidP="000A02D6">
      <w:pPr>
        <w:pStyle w:val="Titre1"/>
        <w:spacing w:line="360" w:lineRule="auto"/>
        <w:jc w:val="both"/>
        <w:rPr>
          <w:rFonts w:asciiTheme="majorHAnsi" w:hAnsiTheme="majorHAnsi" w:cstheme="majorHAnsi"/>
          <w:lang w:val="en-US"/>
        </w:rPr>
      </w:pPr>
      <w:r w:rsidRPr="00A25569">
        <w:rPr>
          <w:rFonts w:asciiTheme="majorHAnsi" w:hAnsiTheme="majorHAnsi" w:cstheme="majorHAnsi"/>
          <w:lang w:val="en-US"/>
        </w:rPr>
        <w:t>2 | METHODS</w:t>
      </w:r>
    </w:p>
    <w:p w14:paraId="2DD7C10C" w14:textId="77777777" w:rsidR="00CF4537" w:rsidRPr="00A25569" w:rsidRDefault="00CF4537" w:rsidP="000A02D6">
      <w:pPr>
        <w:spacing w:line="360" w:lineRule="auto"/>
        <w:jc w:val="both"/>
        <w:rPr>
          <w:rFonts w:asciiTheme="majorHAnsi" w:hAnsiTheme="majorHAnsi" w:cstheme="majorHAnsi"/>
          <w:lang w:val="en-US"/>
        </w:rPr>
      </w:pPr>
    </w:p>
    <w:p w14:paraId="4915BCC1" w14:textId="77777777" w:rsidR="00CF4537" w:rsidRPr="00A25569" w:rsidRDefault="00CF4537" w:rsidP="000A02D6">
      <w:pPr>
        <w:pStyle w:val="Titre2"/>
        <w:spacing w:line="360" w:lineRule="auto"/>
      </w:pPr>
      <w:r w:rsidRPr="00A25569">
        <w:t>2.1. Host-parasite system</w:t>
      </w:r>
    </w:p>
    <w:p w14:paraId="61F71852" w14:textId="77777777" w:rsidR="00CF4537" w:rsidRPr="00A25569" w:rsidRDefault="00CF4537" w:rsidP="000A02D6">
      <w:pPr>
        <w:spacing w:line="360" w:lineRule="auto"/>
        <w:jc w:val="both"/>
        <w:rPr>
          <w:rFonts w:asciiTheme="majorHAnsi" w:hAnsiTheme="majorHAnsi" w:cstheme="majorHAnsi"/>
          <w:lang w:val="en-US"/>
        </w:rPr>
      </w:pPr>
    </w:p>
    <w:p w14:paraId="5F6CE451" w14:textId="21B4C412" w:rsidR="00CF4537" w:rsidRPr="00A25569" w:rsidRDefault="005D0925"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B</w:t>
      </w:r>
      <w:r w:rsidR="00CF4537" w:rsidRPr="00A25569">
        <w:rPr>
          <w:rFonts w:asciiTheme="majorHAnsi" w:hAnsiTheme="majorHAnsi" w:cstheme="majorHAnsi"/>
          <w:lang w:val="en-US"/>
        </w:rPr>
        <w:t xml:space="preserve">lack spot disease is a common </w:t>
      </w:r>
      <w:r w:rsidR="008D1489"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infection in marine and freshwater </w:t>
      </w:r>
      <w:r w:rsidR="008D1489" w:rsidRPr="00A25569">
        <w:rPr>
          <w:rFonts w:asciiTheme="majorHAnsi" w:hAnsiTheme="majorHAnsi" w:cstheme="majorHAnsi"/>
          <w:lang w:val="en-US"/>
        </w:rPr>
        <w:t xml:space="preserve">ecosystems </w:t>
      </w:r>
      <w:r w:rsidR="00CF4537" w:rsidRPr="00A25569">
        <w:rPr>
          <w:rFonts w:asciiTheme="majorHAnsi" w:hAnsiTheme="majorHAnsi" w:cstheme="majorHAnsi"/>
          <w:lang w:val="en-US"/>
        </w:rPr>
        <w:t xml:space="preserve">caused by Digenean trematodes (flukes)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(Kurochkin &amp; Biserova, 1996)</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Pr="00A25569">
        <w:rPr>
          <w:rFonts w:asciiTheme="majorHAnsi" w:hAnsiTheme="majorHAnsi" w:cstheme="majorHAnsi"/>
          <w:lang w:val="en-US"/>
        </w:rPr>
        <w:t>While some aspects of the ecology of some of these</w:t>
      </w:r>
      <w:r w:rsidR="00CF4537" w:rsidRPr="00A25569">
        <w:rPr>
          <w:rFonts w:asciiTheme="majorHAnsi" w:hAnsiTheme="majorHAnsi" w:cstheme="majorHAnsi"/>
          <w:lang w:val="en-US"/>
        </w:rPr>
        <w:t xml:space="preserve"> parasite</w:t>
      </w:r>
      <w:r w:rsidRPr="00A25569">
        <w:rPr>
          <w:rFonts w:asciiTheme="majorHAnsi" w:hAnsiTheme="majorHAnsi" w:cstheme="majorHAnsi"/>
          <w:lang w:val="en-US"/>
        </w:rPr>
        <w:t xml:space="preserve"> species</w:t>
      </w:r>
      <w:r w:rsidR="00CF4537" w:rsidRPr="00A25569">
        <w:rPr>
          <w:rFonts w:asciiTheme="majorHAnsi" w:hAnsiTheme="majorHAnsi" w:cstheme="majorHAnsi"/>
          <w:lang w:val="en-US"/>
        </w:rPr>
        <w:t xml:space="preserve"> </w:t>
      </w:r>
      <w:r w:rsidRPr="00A25569">
        <w:rPr>
          <w:rFonts w:asciiTheme="majorHAnsi" w:hAnsiTheme="majorHAnsi" w:cstheme="majorHAnsi"/>
          <w:lang w:val="en-US"/>
        </w:rPr>
        <w:t xml:space="preserve">(e.g., </w:t>
      </w:r>
      <w:proofErr w:type="spellStart"/>
      <w:r w:rsidRPr="00A25569">
        <w:rPr>
          <w:rFonts w:asciiTheme="majorHAnsi" w:hAnsiTheme="majorHAnsi" w:cstheme="majorHAnsi"/>
          <w:i/>
          <w:iCs/>
          <w:lang w:val="en-US"/>
        </w:rPr>
        <w:t>Posthodiplostomum</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cuticola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Uvulifer</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ambloplitis</w:t>
      </w:r>
      <w:proofErr w:type="spellEnd"/>
      <w:r w:rsidRPr="00A25569">
        <w:rPr>
          <w:rFonts w:asciiTheme="majorHAnsi" w:hAnsiTheme="majorHAnsi" w:cstheme="majorHAnsi"/>
          <w:lang w:val="en-US"/>
        </w:rPr>
        <w:t>,</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Crassiphiala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bulboglossa</w:t>
      </w:r>
      <w:proofErr w:type="spellEnd"/>
      <w:r w:rsidRPr="00A25569">
        <w:rPr>
          <w:rFonts w:asciiTheme="majorHAnsi" w:hAnsiTheme="majorHAnsi" w:cstheme="majorHAnsi"/>
          <w:i/>
          <w:iCs/>
          <w:lang w:val="en-US"/>
        </w:rPr>
        <w:t xml:space="preserve"> </w:t>
      </w:r>
      <w:r w:rsidRPr="00A25569">
        <w:rPr>
          <w:rFonts w:asciiTheme="majorHAnsi" w:hAnsiTheme="majorHAnsi" w:cstheme="majorHAnsi"/>
          <w:lang w:val="en-US"/>
        </w:rPr>
        <w:t>and</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Apophallus</w:t>
      </w:r>
      <w:proofErr w:type="spellEnd"/>
      <w:r w:rsidRPr="00A25569">
        <w:rPr>
          <w:rFonts w:asciiTheme="majorHAnsi" w:hAnsiTheme="majorHAnsi" w:cstheme="majorHAnsi"/>
          <w:i/>
          <w:iCs/>
          <w:lang w:val="en-US"/>
        </w:rPr>
        <w:t xml:space="preserve"> brevis</w:t>
      </w:r>
      <w:r w:rsidRPr="00A25569">
        <w:rPr>
          <w:rFonts w:asciiTheme="majorHAnsi" w:hAnsiTheme="majorHAnsi" w:cstheme="majorHAnsi"/>
          <w:lang w:val="en-US"/>
        </w:rPr>
        <w:t>) are relatively well studied</w:t>
      </w:r>
      <w:r w:rsidR="00CF4537" w:rsidRPr="00A25569">
        <w:rPr>
          <w:rFonts w:asciiTheme="majorHAnsi" w:hAnsiTheme="majorHAnsi" w:cstheme="majorHAnsi"/>
          <w:lang w:val="en-US"/>
        </w:rPr>
        <w:t xml:space="preserve">, spatiotemporal infection patterns and their relation to environmental conditions </w:t>
      </w:r>
      <w:r w:rsidRPr="00A25569">
        <w:rPr>
          <w:rFonts w:asciiTheme="majorHAnsi" w:hAnsiTheme="majorHAnsi" w:cstheme="majorHAnsi"/>
          <w:lang w:val="en-US"/>
        </w:rPr>
        <w:t>remain poorly understood</w:t>
      </w:r>
      <w:r w:rsidR="00CF4537" w:rsidRPr="00A25569">
        <w:rPr>
          <w:rFonts w:asciiTheme="majorHAnsi" w:hAnsiTheme="majorHAnsi" w:cstheme="majorHAnsi"/>
          <w:lang w:val="en-US"/>
        </w:rPr>
        <w:t xml:space="preserve">. Black </w:t>
      </w:r>
      <w:r w:rsidRPr="00A25569">
        <w:rPr>
          <w:rFonts w:asciiTheme="majorHAnsi" w:hAnsiTheme="majorHAnsi" w:cstheme="majorHAnsi"/>
          <w:lang w:val="en-US"/>
        </w:rPr>
        <w:t>spot-causing</w:t>
      </w:r>
      <w:r w:rsidR="00CF4537" w:rsidRPr="00A25569">
        <w:rPr>
          <w:rFonts w:asciiTheme="majorHAnsi" w:hAnsiTheme="majorHAnsi" w:cstheme="majorHAnsi"/>
          <w:lang w:val="en-US"/>
        </w:rPr>
        <w:t xml:space="preserve"> trematodes all have a similar complex life cycle requiring snail</w:t>
      </w:r>
      <w:r w:rsidRPr="00A25569">
        <w:rPr>
          <w:rFonts w:asciiTheme="majorHAnsi" w:hAnsiTheme="majorHAnsi" w:cstheme="majorHAnsi"/>
          <w:lang w:val="en-US"/>
        </w:rPr>
        <w:t>s</w:t>
      </w:r>
      <w:r w:rsidR="00CF4537" w:rsidRPr="00A25569">
        <w:rPr>
          <w:rFonts w:asciiTheme="majorHAnsi" w:hAnsiTheme="majorHAnsi" w:cstheme="majorHAnsi"/>
          <w:lang w:val="en-US"/>
        </w:rPr>
        <w:t>, fish and piscivorous bird</w:t>
      </w:r>
      <w:r w:rsidRPr="00A25569">
        <w:rPr>
          <w:rFonts w:asciiTheme="majorHAnsi" w:hAnsiTheme="majorHAnsi" w:cstheme="majorHAnsi"/>
          <w:lang w:val="en-US"/>
        </w:rPr>
        <w:t>s</w:t>
      </w:r>
      <w:r w:rsidR="00CF4537" w:rsidRPr="00A25569">
        <w:rPr>
          <w:rFonts w:asciiTheme="majorHAnsi" w:hAnsiTheme="majorHAnsi" w:cstheme="majorHAnsi"/>
          <w:lang w:val="en-US"/>
        </w:rPr>
        <w:t xml:space="preserve"> as hosts </w:t>
      </w:r>
      <w:r w:rsidR="00CF4537" w:rsidRPr="0055785C">
        <w:rPr>
          <w:rFonts w:asciiTheme="majorHAnsi" w:hAnsiTheme="majorHAnsi" w:cstheme="majorHAnsi"/>
          <w:highlight w:val="cyan"/>
          <w:lang w:val="en-US"/>
        </w:rPr>
        <w:t>(Figure 1</w:t>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T</w:t>
      </w:r>
      <w:r w:rsidR="00CF4537" w:rsidRPr="00A25569">
        <w:rPr>
          <w:rFonts w:asciiTheme="majorHAnsi" w:hAnsiTheme="majorHAnsi" w:cstheme="majorHAnsi"/>
          <w:lang w:val="en-US"/>
        </w:rPr>
        <w:t xml:space="preserve">he parasite encysts under the skin, in the fins or the muscles </w:t>
      </w:r>
      <w:r w:rsidR="008D1489" w:rsidRPr="00A25569">
        <w:rPr>
          <w:rFonts w:asciiTheme="majorHAnsi" w:hAnsiTheme="majorHAnsi" w:cstheme="majorHAnsi"/>
          <w:lang w:val="en-US"/>
        </w:rPr>
        <w:t xml:space="preserve">of the </w:t>
      </w:r>
      <w:r w:rsidRPr="00A25569">
        <w:rPr>
          <w:rFonts w:asciiTheme="majorHAnsi" w:hAnsiTheme="majorHAnsi" w:cstheme="majorHAnsi"/>
          <w:lang w:val="en-US"/>
        </w:rPr>
        <w:t>fish host</w:t>
      </w:r>
      <w:r w:rsidR="008D1489" w:rsidRPr="00A25569">
        <w:rPr>
          <w:rFonts w:asciiTheme="majorHAnsi" w:hAnsiTheme="majorHAnsi" w:cstheme="majorHAnsi"/>
          <w:lang w:val="en-US"/>
        </w:rPr>
        <w:t xml:space="preserve">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1956; Krull, 1932, 1934)</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where it can survive in a dormant form for a few years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&amp; Putz, 1965)</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until the infected fish gets eaten by a bird. The distinctive black cyst </w:t>
      </w:r>
      <w:r w:rsidR="008D1489" w:rsidRPr="00A25569">
        <w:rPr>
          <w:rFonts w:asciiTheme="majorHAnsi" w:hAnsiTheme="majorHAnsi" w:cstheme="majorHAnsi"/>
          <w:lang w:val="en-US"/>
        </w:rPr>
        <w:t xml:space="preserve">symptom </w:t>
      </w:r>
      <w:r w:rsidR="00CF4537" w:rsidRPr="00A25569">
        <w:rPr>
          <w:rFonts w:asciiTheme="majorHAnsi" w:hAnsiTheme="majorHAnsi" w:cstheme="majorHAnsi"/>
          <w:lang w:val="en-US"/>
        </w:rPr>
        <w:t xml:space="preserve">results </w:t>
      </w:r>
      <w:r w:rsidRPr="00A25569">
        <w:rPr>
          <w:rFonts w:asciiTheme="majorHAnsi" w:hAnsiTheme="majorHAnsi" w:cstheme="majorHAnsi"/>
          <w:lang w:val="en-US"/>
        </w:rPr>
        <w:t xml:space="preserve">from </w:t>
      </w:r>
      <w:r w:rsidR="00CF4537" w:rsidRPr="00A25569">
        <w:rPr>
          <w:rFonts w:asciiTheme="majorHAnsi" w:hAnsiTheme="majorHAnsi" w:cstheme="majorHAnsi"/>
          <w:lang w:val="en-US"/>
        </w:rPr>
        <w:t>melanin pigment stimulation</w:t>
      </w:r>
      <w:r w:rsidRPr="00A25569">
        <w:rPr>
          <w:rFonts w:asciiTheme="majorHAnsi" w:hAnsiTheme="majorHAnsi" w:cstheme="majorHAnsi"/>
          <w:lang w:val="en-US"/>
        </w:rPr>
        <w:t xml:space="preserve"> in the fish tissues induced</w:t>
      </w:r>
      <w:r w:rsidR="00CF4537" w:rsidRPr="00A25569">
        <w:rPr>
          <w:rFonts w:asciiTheme="majorHAnsi" w:hAnsiTheme="majorHAnsi" w:cstheme="majorHAnsi"/>
          <w:lang w:val="en-US"/>
        </w:rPr>
        <w:t xml:space="preserve"> by </w:t>
      </w:r>
      <w:r w:rsidRPr="00A25569">
        <w:rPr>
          <w:rFonts w:asciiTheme="majorHAnsi" w:hAnsiTheme="majorHAnsi" w:cstheme="majorHAnsi"/>
          <w:lang w:val="en-US"/>
        </w:rPr>
        <w:t xml:space="preserve">trematode </w:t>
      </w:r>
      <w:r w:rsidR="0024513D" w:rsidRPr="00A25569">
        <w:rPr>
          <w:rFonts w:asciiTheme="majorHAnsi" w:hAnsiTheme="majorHAnsi" w:cstheme="majorHAnsi"/>
          <w:lang w:val="en-US"/>
        </w:rPr>
        <w:t xml:space="preserve">cercaria </w:t>
      </w:r>
      <w:r w:rsidR="00CF4537" w:rsidRPr="00A25569">
        <w:rPr>
          <w:rFonts w:asciiTheme="majorHAnsi" w:hAnsiTheme="majorHAnsi" w:cstheme="majorHAnsi"/>
          <w:lang w:val="en-US"/>
        </w:rPr>
        <w:t xml:space="preserve">penetration </w:t>
      </w:r>
      <w:r w:rsidR="00CF4537"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{"citationID":"cpxBCdt0","properties":{"formattedCitation":"(Davis, 1967; Lemly &amp; Esch, 1984a)","plainCitation":"(Davis, 1967; Lemly &amp; Esch, 1984a)","noteIndex":0},"citationItems":[{"id":2255,"uris":["http://zotero.org/groups/2585270/items/NUZ8K7CF"],"itemData":{"id":2255,"type":"book","language":"en","note":"Google-Books-ID: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A25569">
        <w:rPr>
          <w:rFonts w:asciiTheme="majorHAnsi" w:hAnsiTheme="majorHAnsi" w:cstheme="majorHAnsi"/>
        </w:rPr>
        <w:fldChar w:fldCharType="separate"/>
      </w:r>
      <w:r w:rsidR="00C35500">
        <w:rPr>
          <w:rFonts w:asciiTheme="majorHAnsi" w:hAnsiTheme="majorHAnsi" w:cstheme="majorHAnsi"/>
          <w:noProof/>
          <w:lang w:val="en-US"/>
        </w:rPr>
        <w:t>(Davis, 1967; Lemly &amp; Esch, 1984a)</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In the context of this study, we will refer to the black spot</w:t>
      </w:r>
      <w:r w:rsidRPr="00A25569">
        <w:rPr>
          <w:rFonts w:asciiTheme="majorHAnsi" w:hAnsiTheme="majorHAnsi" w:cstheme="majorHAnsi"/>
          <w:lang w:val="en-US"/>
        </w:rPr>
        <w:t>-causing</w:t>
      </w:r>
      <w:r w:rsidR="008D1489" w:rsidRPr="00A25569">
        <w:rPr>
          <w:rFonts w:asciiTheme="majorHAnsi" w:hAnsiTheme="majorHAnsi" w:cstheme="majorHAnsi"/>
          <w:lang w:val="en-US"/>
        </w:rPr>
        <w:t xml:space="preserve"> trematodes as a guild b</w:t>
      </w:r>
      <w:r w:rsidR="00CF4537" w:rsidRPr="00A25569">
        <w:rPr>
          <w:rFonts w:asciiTheme="majorHAnsi" w:hAnsiTheme="majorHAnsi" w:cstheme="majorHAnsi"/>
          <w:lang w:val="en-US"/>
        </w:rPr>
        <w:t>ecause they have similar ecological requirements and cause the same symptoms in fishes</w:t>
      </w:r>
      <w:r w:rsidR="008D1489" w:rsidRPr="00A25569">
        <w:rPr>
          <w:rFonts w:asciiTheme="majorHAnsi" w:hAnsiTheme="majorHAnsi" w:cstheme="majorHAnsi"/>
          <w:lang w:val="en-US"/>
        </w:rPr>
        <w:t>.</w:t>
      </w:r>
      <w:r w:rsidR="00CF4537" w:rsidRPr="00A25569">
        <w:rPr>
          <w:rFonts w:asciiTheme="majorHAnsi" w:hAnsiTheme="majorHAnsi" w:cstheme="majorHAnsi"/>
          <w:lang w:val="en-US"/>
        </w:rPr>
        <w:t xml:space="preserve"> </w:t>
      </w:r>
    </w:p>
    <w:p w14:paraId="014088B5" w14:textId="6D0D8BDA" w:rsidR="00CF4537" w:rsidRPr="00A25569" w:rsidRDefault="00CF4537" w:rsidP="000A02D6">
      <w:pPr>
        <w:spacing w:line="360" w:lineRule="auto"/>
        <w:rPr>
          <w:rFonts w:asciiTheme="majorHAnsi" w:hAnsiTheme="majorHAnsi" w:cstheme="majorHAnsi"/>
          <w:lang w:val="en-US"/>
        </w:rPr>
      </w:pPr>
    </w:p>
    <w:p w14:paraId="23C92BCC" w14:textId="1BB33191"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Akin to other parasitic diseases,</w:t>
      </w:r>
      <w:r w:rsidR="008D1489" w:rsidRPr="00A25569">
        <w:rPr>
          <w:rFonts w:asciiTheme="majorHAnsi" w:hAnsiTheme="majorHAnsi" w:cstheme="majorHAnsi"/>
          <w:lang w:val="en-US"/>
        </w:rPr>
        <w:t xml:space="preserve"> the</w:t>
      </w:r>
      <w:r w:rsidRPr="00A25569">
        <w:rPr>
          <w:rFonts w:asciiTheme="majorHAnsi" w:hAnsiTheme="majorHAnsi" w:cstheme="majorHAnsi"/>
          <w:lang w:val="en-US"/>
        </w:rPr>
        <w:t xml:space="preserve"> infection parameters of the black spot disease can vary across time, space, and species. For example, the infection prevalence in </w:t>
      </w:r>
      <w:r w:rsidR="00857128" w:rsidRPr="00A25569">
        <w:rPr>
          <w:rFonts w:asciiTheme="majorHAnsi" w:hAnsiTheme="majorHAnsi" w:cstheme="majorHAnsi"/>
          <w:lang w:val="en-US"/>
        </w:rPr>
        <w:t>b</w:t>
      </w:r>
      <w:r w:rsidRPr="00A25569">
        <w:rPr>
          <w:rFonts w:asciiTheme="majorHAnsi" w:hAnsiTheme="majorHAnsi" w:cstheme="majorHAnsi"/>
          <w:lang w:val="en-US"/>
        </w:rPr>
        <w:t>luegill sunfish (</w:t>
      </w:r>
      <w:r w:rsidRPr="00A25569">
        <w:rPr>
          <w:rFonts w:asciiTheme="majorHAnsi" w:hAnsiTheme="majorHAnsi" w:cstheme="majorHAnsi"/>
          <w:i/>
          <w:iCs/>
          <w:lang w:val="en-US"/>
        </w:rPr>
        <w:t>Lepomis macrochirus</w:t>
      </w:r>
      <w:r w:rsidRPr="00A25569">
        <w:rPr>
          <w:rFonts w:asciiTheme="majorHAnsi" w:hAnsiTheme="majorHAnsi" w:cstheme="majorHAnsi"/>
          <w:lang w:val="en-US"/>
        </w:rPr>
        <w:t>) inhabiting pond</w:t>
      </w:r>
      <w:r w:rsidR="008D1489" w:rsidRPr="00A25569">
        <w:rPr>
          <w:rFonts w:asciiTheme="majorHAnsi" w:hAnsiTheme="majorHAnsi" w:cstheme="majorHAnsi"/>
          <w:lang w:val="en-US"/>
        </w:rPr>
        <w:t>s</w:t>
      </w:r>
      <w:r w:rsidRPr="00A25569">
        <w:rPr>
          <w:rFonts w:asciiTheme="majorHAnsi" w:hAnsiTheme="majorHAnsi" w:cstheme="majorHAnsi"/>
          <w:lang w:val="en-US"/>
        </w:rPr>
        <w:t xml:space="preserve"> </w:t>
      </w:r>
      <w:r w:rsidR="005D0925" w:rsidRPr="00A25569">
        <w:rPr>
          <w:rFonts w:asciiTheme="majorHAnsi" w:hAnsiTheme="majorHAnsi" w:cstheme="majorHAnsi"/>
          <w:lang w:val="en-US"/>
        </w:rPr>
        <w:t>is typically at its lowest</w:t>
      </w:r>
      <w:r w:rsidRPr="00A25569">
        <w:rPr>
          <w:rFonts w:asciiTheme="majorHAnsi" w:hAnsiTheme="majorHAnsi" w:cstheme="majorHAnsi"/>
          <w:lang w:val="en-US"/>
        </w:rPr>
        <w:t xml:space="preserve"> around April/May and its maximum around September/October</w:t>
      </w:r>
      <w:r w:rsidR="00C35500">
        <w:rPr>
          <w:rFonts w:asciiTheme="majorHAnsi" w:hAnsiTheme="majorHAnsi" w:cstheme="majorHAnsi"/>
          <w:lang w:val="en-US"/>
        </w:rPr>
        <w:t xml:space="preserve"> because cercariae are released through the summer and heavily infected fishes </w:t>
      </w:r>
      <w:r w:rsidR="004E52D5">
        <w:rPr>
          <w:rFonts w:asciiTheme="majorHAnsi" w:hAnsiTheme="majorHAnsi" w:cstheme="majorHAnsi"/>
          <w:lang w:val="en-US"/>
        </w:rPr>
        <w:t xml:space="preserve">might be killed overwinter more often than less infected conspecifics </w:t>
      </w:r>
      <w:r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{"citationID":"V5k7Su68","properties":{"formattedCitation":"(Lemly &amp; Esch, 1984a, 1984b)","plainCitation":"(Lemly &amp; Esch, 1984a, 1984b)","noteIndex":0},"citationItems":[{"id":1667,"uris":["http://zotero.org/groups/2585270/items/CAI379UD"],"itemData":{"id":1667,"type":"article-journal","abstract":"Prevalence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5569">
        <w:rPr>
          <w:rFonts w:asciiTheme="majorHAnsi" w:hAnsiTheme="majorHAnsi" w:cstheme="majorHAnsi"/>
        </w:rPr>
        <w:fldChar w:fldCharType="separate"/>
      </w:r>
      <w:r w:rsidR="00C35500">
        <w:rPr>
          <w:rFonts w:asciiTheme="majorHAnsi" w:hAnsiTheme="majorHAnsi" w:cstheme="majorHAnsi"/>
          <w:noProof/>
          <w:lang w:val="en-US"/>
        </w:rPr>
        <w:t>(Lemly &amp; Esch, 1984a, 1984b)</w:t>
      </w:r>
      <w:r w:rsidRPr="00A25569">
        <w:rPr>
          <w:rFonts w:asciiTheme="majorHAnsi" w:hAnsiTheme="majorHAnsi" w:cstheme="majorHAnsi"/>
        </w:rPr>
        <w:fldChar w:fldCharType="end"/>
      </w:r>
      <w:r w:rsidR="00F976D2" w:rsidRPr="00A25569">
        <w:rPr>
          <w:rFonts w:asciiTheme="majorHAnsi" w:hAnsiTheme="majorHAnsi" w:cstheme="majorHAnsi"/>
          <w:lang w:val="en-US"/>
        </w:rPr>
        <w:t xml:space="preserve">. </w:t>
      </w:r>
      <w:r w:rsidR="0024513D" w:rsidRPr="00A25569">
        <w:rPr>
          <w:rFonts w:asciiTheme="majorHAnsi" w:hAnsiTheme="majorHAnsi" w:cstheme="majorHAnsi"/>
          <w:lang w:val="en-US"/>
        </w:rPr>
        <w:t>H</w:t>
      </w:r>
      <w:r w:rsidR="00F976D2" w:rsidRPr="00A25569">
        <w:rPr>
          <w:rFonts w:asciiTheme="majorHAnsi" w:hAnsiTheme="majorHAnsi" w:cstheme="majorHAnsi"/>
          <w:lang w:val="en-US"/>
        </w:rPr>
        <w:t>abitat characteristics that favor</w:t>
      </w:r>
      <w:r w:rsidR="003A5995" w:rsidRPr="00A25569">
        <w:rPr>
          <w:rFonts w:asciiTheme="majorHAnsi" w:hAnsiTheme="majorHAnsi" w:cstheme="majorHAnsi"/>
          <w:lang w:val="en-US"/>
        </w:rPr>
        <w:t xml:space="preserve"> </w:t>
      </w:r>
      <w:r w:rsidR="00F976D2" w:rsidRPr="00A25569">
        <w:rPr>
          <w:rFonts w:asciiTheme="majorHAnsi" w:hAnsiTheme="majorHAnsi" w:cstheme="majorHAnsi"/>
          <w:lang w:val="en-US"/>
        </w:rPr>
        <w:t xml:space="preserve">snail </w:t>
      </w:r>
      <w:r w:rsidR="0024513D" w:rsidRPr="00A25569">
        <w:rPr>
          <w:rFonts w:asciiTheme="majorHAnsi" w:hAnsiTheme="majorHAnsi" w:cstheme="majorHAnsi"/>
          <w:lang w:val="en-US"/>
        </w:rPr>
        <w:t xml:space="preserve">populations </w:t>
      </w:r>
      <w:r w:rsidR="00F976D2" w:rsidRPr="00A25569">
        <w:rPr>
          <w:rFonts w:asciiTheme="majorHAnsi" w:hAnsiTheme="majorHAnsi" w:cstheme="majorHAnsi"/>
          <w:lang w:val="en-US"/>
        </w:rPr>
        <w:t>such as shallow waters</w:t>
      </w:r>
      <w:r w:rsidR="00524692">
        <w:rPr>
          <w:rFonts w:asciiTheme="majorHAnsi" w:hAnsiTheme="majorHAnsi" w:cstheme="majorHAnsi"/>
          <w:lang w:val="en-US"/>
        </w:rPr>
        <w:t>, low water flow</w:t>
      </w:r>
      <w:r w:rsidR="00F976D2" w:rsidRPr="00A25569">
        <w:rPr>
          <w:rFonts w:asciiTheme="majorHAnsi" w:hAnsiTheme="majorHAnsi" w:cstheme="majorHAnsi"/>
          <w:lang w:val="en-US"/>
        </w:rPr>
        <w:t xml:space="preserve"> and </w:t>
      </w:r>
      <w:r w:rsidR="0024513D" w:rsidRPr="00A25569">
        <w:rPr>
          <w:rFonts w:asciiTheme="majorHAnsi" w:hAnsiTheme="majorHAnsi" w:cstheme="majorHAnsi"/>
          <w:lang w:val="en-US"/>
        </w:rPr>
        <w:t xml:space="preserve">abundant </w:t>
      </w:r>
      <w:r w:rsidR="00F976D2" w:rsidRPr="00A25569">
        <w:rPr>
          <w:rFonts w:asciiTheme="majorHAnsi" w:hAnsiTheme="majorHAnsi" w:cstheme="majorHAnsi"/>
          <w:lang w:val="en-US"/>
        </w:rPr>
        <w:t xml:space="preserve">macrophytes </w:t>
      </w:r>
      <w:r w:rsidR="00857128" w:rsidRPr="00A25569">
        <w:rPr>
          <w:rFonts w:asciiTheme="majorHAnsi" w:hAnsiTheme="majorHAnsi" w:cstheme="majorHAnsi"/>
          <w:lang w:val="en-US"/>
        </w:rPr>
        <w:t>have also</w:t>
      </w:r>
      <w:r w:rsidR="00F976D2" w:rsidRPr="00A25569">
        <w:rPr>
          <w:rFonts w:asciiTheme="majorHAnsi" w:hAnsiTheme="majorHAnsi" w:cstheme="majorHAnsi"/>
          <w:lang w:val="en-US"/>
        </w:rPr>
        <w:t xml:space="preserve"> been associated </w:t>
      </w:r>
      <w:r w:rsidR="003A5995" w:rsidRPr="00A25569">
        <w:rPr>
          <w:rFonts w:asciiTheme="majorHAnsi" w:hAnsiTheme="majorHAnsi" w:cstheme="majorHAnsi"/>
          <w:lang w:val="en-US"/>
        </w:rPr>
        <w:t>with</w:t>
      </w:r>
      <w:r w:rsidR="00F976D2" w:rsidRPr="00A25569">
        <w:rPr>
          <w:rFonts w:asciiTheme="majorHAnsi" w:hAnsiTheme="majorHAnsi" w:cstheme="majorHAnsi"/>
          <w:lang w:val="en-US"/>
        </w:rPr>
        <w:t xml:space="preserve"> higher </w:t>
      </w:r>
      <w:r w:rsidR="009E2A05">
        <w:rPr>
          <w:rFonts w:asciiTheme="majorHAnsi" w:hAnsiTheme="majorHAnsi" w:cstheme="majorHAnsi"/>
          <w:lang w:val="en-US"/>
        </w:rPr>
        <w:t xml:space="preserve">abundance dans prevalence </w:t>
      </w:r>
      <w:r w:rsidR="00F976D2" w:rsidRPr="00A25569">
        <w:rPr>
          <w:rFonts w:asciiTheme="majorHAnsi" w:hAnsiTheme="majorHAnsi" w:cstheme="majorHAnsi"/>
          <w:lang w:val="en-US"/>
        </w:rPr>
        <w:t>infection in fish-hosts</w:t>
      </w:r>
      <w:r w:rsidR="009E2A05">
        <w:rPr>
          <w:rFonts w:asciiTheme="majorHAnsi" w:hAnsiTheme="majorHAnsi" w:cstheme="majorHAnsi"/>
          <w:lang w:val="en-US"/>
        </w:rPr>
        <w:t xml:space="preserve"> </w:t>
      </w:r>
      <w:r w:rsidR="009E2A05">
        <w:rPr>
          <w:rFonts w:asciiTheme="majorHAnsi" w:hAnsiTheme="majorHAnsi" w:cstheme="majorHAnsi"/>
          <w:lang w:val="en-US"/>
        </w:rPr>
        <w:fldChar w:fldCharType="begin"/>
      </w:r>
      <w:r w:rsidR="009E2A05">
        <w:rPr>
          <w:rFonts w:asciiTheme="majorHAnsi" w:hAnsiTheme="majorHAnsi" w:cstheme="majorHAnsi"/>
          <w:lang w:val="en-US"/>
        </w:rPr>
        <w:instrText xml:space="preserve"> ADDIN ZOTERO_ITEM CSL_CITATION {"citationID":"YJh53Pyf","properties":{"formattedCitation":"(Marcogliese et al., 2001; Ondrackova et al., 2004)","plainCitation":"(Marcogliese et al., 2001; Ondrackova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9E2A05">
        <w:rPr>
          <w:rFonts w:asciiTheme="majorHAnsi" w:hAnsiTheme="majorHAnsi" w:cstheme="majorHAnsi"/>
          <w:lang w:val="en-US"/>
        </w:rPr>
        <w:fldChar w:fldCharType="separate"/>
      </w:r>
      <w:r w:rsidR="009E2A05">
        <w:rPr>
          <w:rFonts w:asciiTheme="majorHAnsi" w:hAnsiTheme="majorHAnsi" w:cstheme="majorHAnsi"/>
          <w:noProof/>
          <w:lang w:val="en-US"/>
        </w:rPr>
        <w:t>(Marcogliese et al., 2001; Ondrackova et al., 2004)</w:t>
      </w:r>
      <w:r w:rsidR="009E2A05">
        <w:rPr>
          <w:rFonts w:asciiTheme="majorHAnsi" w:hAnsiTheme="majorHAnsi" w:cstheme="majorHAnsi"/>
          <w:lang w:val="en-US"/>
        </w:rPr>
        <w:fldChar w:fldCharType="end"/>
      </w:r>
      <w:r w:rsidR="00F976D2" w:rsidRPr="00A25569">
        <w:rPr>
          <w:rFonts w:asciiTheme="majorHAnsi" w:hAnsiTheme="majorHAnsi" w:cstheme="majorHAnsi"/>
          <w:lang w:val="en-US"/>
        </w:rPr>
        <w:t xml:space="preserve">. </w:t>
      </w:r>
      <w:r w:rsidRPr="00A25569">
        <w:rPr>
          <w:rFonts w:asciiTheme="majorHAnsi" w:hAnsiTheme="majorHAnsi" w:cstheme="majorHAnsi"/>
          <w:lang w:val="en-US"/>
        </w:rPr>
        <w:t xml:space="preserve">Hence, infection </w:t>
      </w:r>
      <w:r w:rsidR="00524692">
        <w:rPr>
          <w:rFonts w:asciiTheme="majorHAnsi" w:hAnsiTheme="majorHAnsi" w:cstheme="majorHAnsi"/>
          <w:lang w:val="en-US"/>
        </w:rPr>
        <w:t xml:space="preserve">parameters </w:t>
      </w:r>
      <w:r w:rsidR="000141ED" w:rsidRPr="00A25569">
        <w:rPr>
          <w:rFonts w:asciiTheme="majorHAnsi" w:hAnsiTheme="majorHAnsi" w:cstheme="majorHAnsi"/>
          <w:lang w:val="en-US"/>
        </w:rPr>
        <w:t xml:space="preserve">of black spot disease </w:t>
      </w:r>
      <w:r w:rsidRPr="00A25569">
        <w:rPr>
          <w:rFonts w:asciiTheme="majorHAnsi" w:hAnsiTheme="majorHAnsi" w:cstheme="majorHAnsi"/>
          <w:lang w:val="en-US"/>
        </w:rPr>
        <w:t>in fish-host</w:t>
      </w:r>
      <w:r w:rsidR="0024513D" w:rsidRPr="00A25569">
        <w:rPr>
          <w:rFonts w:asciiTheme="majorHAnsi" w:hAnsiTheme="majorHAnsi" w:cstheme="majorHAnsi"/>
          <w:lang w:val="en-US"/>
        </w:rPr>
        <w:t>s</w:t>
      </w:r>
      <w:r w:rsidRPr="00A25569">
        <w:rPr>
          <w:rFonts w:asciiTheme="majorHAnsi" w:hAnsiTheme="majorHAnsi" w:cstheme="majorHAnsi"/>
          <w:lang w:val="en-US"/>
        </w:rPr>
        <w:t xml:space="preserve"> are usually higher i</w:t>
      </w:r>
      <w:r w:rsidR="0024513D" w:rsidRPr="00A25569">
        <w:rPr>
          <w:rFonts w:asciiTheme="majorHAnsi" w:hAnsiTheme="majorHAnsi" w:cstheme="majorHAnsi"/>
          <w:lang w:val="en-US"/>
        </w:rPr>
        <w:t>n</w:t>
      </w:r>
      <w:r w:rsidRPr="00A25569">
        <w:rPr>
          <w:rFonts w:asciiTheme="majorHAnsi" w:hAnsiTheme="majorHAnsi" w:cstheme="majorHAnsi"/>
          <w:lang w:val="en-US"/>
        </w:rPr>
        <w:t xml:space="preserve"> lentic systems and in the littoral zone rather than </w:t>
      </w:r>
      <w:r w:rsidR="00857128" w:rsidRPr="00A25569">
        <w:rPr>
          <w:rFonts w:asciiTheme="majorHAnsi" w:hAnsiTheme="majorHAnsi" w:cstheme="majorHAnsi"/>
          <w:lang w:val="en-US"/>
        </w:rPr>
        <w:t xml:space="preserve">the </w:t>
      </w:r>
      <w:r w:rsidRPr="00A25569">
        <w:rPr>
          <w:rFonts w:asciiTheme="majorHAnsi" w:hAnsiTheme="majorHAnsi" w:cstheme="majorHAnsi"/>
          <w:lang w:val="en-US"/>
        </w:rPr>
        <w:t xml:space="preserve">pelagic zone </w:t>
      </w:r>
      <w:r w:rsidRPr="00A25569">
        <w:rPr>
          <w:rFonts w:asciiTheme="majorHAnsi" w:hAnsiTheme="majorHAnsi" w:cstheme="majorHAnsi"/>
        </w:rPr>
        <w:fldChar w:fldCharType="begin"/>
      </w:r>
      <w:r w:rsidRPr="00A2556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(Ondrackova et al., 2004)</w:t>
      </w:r>
      <w:r w:rsidRPr="00A25569">
        <w:rPr>
          <w:rFonts w:asciiTheme="majorHAnsi" w:hAnsiTheme="majorHAnsi" w:cstheme="majorHAnsi"/>
        </w:rPr>
        <w:fldChar w:fldCharType="end"/>
      </w:r>
      <w:r w:rsidR="003A5995" w:rsidRPr="00A25569">
        <w:rPr>
          <w:rFonts w:asciiTheme="majorHAnsi" w:hAnsiTheme="majorHAnsi" w:cstheme="majorHAnsi"/>
          <w:lang w:val="en-US"/>
        </w:rPr>
        <w:t xml:space="preserve"> because </w:t>
      </w:r>
      <w:r w:rsidR="00524692">
        <w:rPr>
          <w:rFonts w:asciiTheme="majorHAnsi" w:hAnsiTheme="majorHAnsi" w:cstheme="majorHAnsi"/>
          <w:lang w:val="en-US"/>
        </w:rPr>
        <w:t xml:space="preserve">of a higher encounter probability. </w:t>
      </w:r>
      <w:r w:rsidR="003A5995" w:rsidRPr="00A25569">
        <w:rPr>
          <w:rFonts w:asciiTheme="majorHAnsi" w:hAnsiTheme="majorHAnsi" w:cstheme="majorHAnsi"/>
          <w:lang w:val="en-US"/>
        </w:rPr>
        <w:t>Since</w:t>
      </w:r>
      <w:r w:rsidRPr="00A25569">
        <w:rPr>
          <w:rFonts w:asciiTheme="majorHAnsi" w:hAnsiTheme="majorHAnsi" w:cstheme="majorHAnsi"/>
          <w:lang w:val="en-US"/>
        </w:rPr>
        <w:t xml:space="preserve"> the black spot disease is caused by a parasite guild</w:t>
      </w:r>
      <w:r w:rsidR="003A5995" w:rsidRPr="00A25569">
        <w:rPr>
          <w:rFonts w:asciiTheme="majorHAnsi" w:hAnsiTheme="majorHAnsi" w:cstheme="majorHAnsi"/>
          <w:lang w:val="en-US"/>
        </w:rPr>
        <w:t xml:space="preserve">, </w:t>
      </w:r>
      <w:r w:rsidRPr="00A25569">
        <w:rPr>
          <w:rFonts w:asciiTheme="majorHAnsi" w:hAnsiTheme="majorHAnsi" w:cstheme="majorHAnsi"/>
          <w:lang w:val="en-US"/>
        </w:rPr>
        <w:t>a large range of fish</w:t>
      </w:r>
      <w:r w:rsidR="003A5995" w:rsidRPr="00A25569">
        <w:rPr>
          <w:rFonts w:asciiTheme="majorHAnsi" w:hAnsiTheme="majorHAnsi" w:cstheme="majorHAnsi"/>
          <w:lang w:val="en-US"/>
        </w:rPr>
        <w:t xml:space="preserve"> species</w:t>
      </w:r>
      <w:r w:rsidRPr="00A25569">
        <w:rPr>
          <w:rFonts w:asciiTheme="majorHAnsi" w:hAnsiTheme="majorHAnsi" w:cstheme="majorHAnsi"/>
          <w:lang w:val="en-US"/>
        </w:rPr>
        <w:t xml:space="preserve"> </w:t>
      </w:r>
      <w:r w:rsidRPr="00A25569">
        <w:rPr>
          <w:rFonts w:asciiTheme="majorHAnsi" w:hAnsiTheme="majorHAnsi" w:cstheme="majorHAnsi"/>
          <w:lang w:val="en-US"/>
        </w:rPr>
        <w:lastRenderedPageBreak/>
        <w:t xml:space="preserve">can be infected. However, some species tend to be more heavily infected than others. For instance,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Lemly &amp; Esch (1984)</w:t>
      </w:r>
      <w:r w:rsidRPr="00A25569">
        <w:rPr>
          <w:rFonts w:asciiTheme="majorHAnsi" w:hAnsiTheme="majorHAnsi" w:cstheme="majorHAnsi"/>
        </w:rPr>
        <w:fldChar w:fldCharType="end"/>
      </w:r>
      <w:r w:rsidRPr="00A25569">
        <w:rPr>
          <w:rFonts w:asciiTheme="majorHAnsi" w:hAnsiTheme="majorHAnsi" w:cstheme="majorHAnsi"/>
          <w:lang w:val="en-US"/>
        </w:rPr>
        <w:t xml:space="preserve"> found that </w:t>
      </w:r>
      <w:r w:rsidR="00D7703C" w:rsidRPr="00A25569">
        <w:rPr>
          <w:rFonts w:asciiTheme="majorHAnsi" w:hAnsiTheme="majorHAnsi" w:cstheme="majorHAnsi"/>
          <w:lang w:val="en-US"/>
        </w:rPr>
        <w:t>b</w:t>
      </w:r>
      <w:r w:rsidRPr="00A25569">
        <w:rPr>
          <w:rFonts w:asciiTheme="majorHAnsi" w:hAnsiTheme="majorHAnsi" w:cstheme="majorHAnsi"/>
          <w:lang w:val="en-US"/>
        </w:rPr>
        <w:t xml:space="preserve">luegill sunfish were more heavily infected than </w:t>
      </w:r>
      <w:r w:rsidR="00D7703C" w:rsidRPr="00A25569">
        <w:rPr>
          <w:rFonts w:asciiTheme="majorHAnsi" w:hAnsiTheme="majorHAnsi" w:cstheme="majorHAnsi"/>
          <w:lang w:val="en-US"/>
        </w:rPr>
        <w:t>l</w:t>
      </w:r>
      <w:r w:rsidRPr="00A25569">
        <w:rPr>
          <w:rFonts w:asciiTheme="majorHAnsi" w:hAnsiTheme="majorHAnsi" w:cstheme="majorHAnsi"/>
          <w:lang w:val="en-US"/>
        </w:rPr>
        <w:t>argemouth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salmoides</w:t>
      </w:r>
      <w:proofErr w:type="spellEnd"/>
      <w:r w:rsidRPr="00A25569">
        <w:rPr>
          <w:rFonts w:asciiTheme="majorHAnsi" w:hAnsiTheme="majorHAnsi" w:cstheme="majorHAnsi"/>
          <w:lang w:val="en-US"/>
        </w:rPr>
        <w:t>).</w:t>
      </w:r>
      <w:r w:rsidRPr="00A25569">
        <w:rPr>
          <w:rFonts w:asciiTheme="majorHAnsi" w:hAnsiTheme="majorHAnsi" w:cstheme="majorHAnsi"/>
          <w:noProof/>
          <w:lang w:val="en-US"/>
          <w14:ligatures w14:val="standardContextual"/>
        </w:rPr>
        <w:t xml:space="preserve"> </w:t>
      </w:r>
      <w:commentRangeStart w:id="0"/>
      <w:commentRangeStart w:id="1"/>
      <w:ins w:id="2" w:author="Binning Sandra Ann" w:date="2023-11-21T11:30:00Z">
        <w:r w:rsidR="00BD61A9" w:rsidRPr="00A25569">
          <w:rPr>
            <w:rFonts w:asciiTheme="majorHAnsi" w:hAnsiTheme="majorHAnsi" w:cstheme="majorHAnsi"/>
            <w:lang w:val="en-US"/>
          </w:rPr>
          <w:t xml:space="preserve">All fish species in these lakes, except for </w:t>
        </w:r>
        <w:r w:rsidR="00BD61A9" w:rsidRPr="00A25569">
          <w:rPr>
            <w:rFonts w:asciiTheme="majorHAnsi" w:hAnsiTheme="majorHAnsi" w:cstheme="majorHAnsi"/>
            <w:i/>
            <w:iCs/>
            <w:lang w:val="en-US"/>
          </w:rPr>
          <w:t>Ameiurus nebulosus</w:t>
        </w:r>
        <w:r w:rsidR="00BD61A9" w:rsidRPr="00A25569">
          <w:rPr>
            <w:rFonts w:asciiTheme="majorHAnsi" w:hAnsiTheme="majorHAnsi" w:cstheme="majorHAnsi"/>
            <w:lang w:val="en-US"/>
          </w:rPr>
          <w:t xml:space="preserve"> and </w:t>
        </w:r>
        <w:r w:rsidR="00BD61A9" w:rsidRPr="00A25569">
          <w:rPr>
            <w:rFonts w:asciiTheme="majorHAnsi" w:hAnsiTheme="majorHAnsi" w:cstheme="majorHAnsi"/>
            <w:i/>
            <w:iCs/>
            <w:lang w:val="en-US"/>
          </w:rPr>
          <w:t>Esox masquinongy</w:t>
        </w:r>
        <w:r w:rsidR="00BD61A9" w:rsidRPr="00A25569">
          <w:rPr>
            <w:rFonts w:asciiTheme="majorHAnsi" w:hAnsiTheme="majorHAnsi" w:cstheme="majorHAnsi"/>
            <w:lang w:val="en-US"/>
          </w:rPr>
          <w:t xml:space="preserve"> are susceptible to black spot disease (see Table S11).</w:t>
        </w:r>
        <w:commentRangeEnd w:id="0"/>
        <w:r w:rsidR="00BD61A9" w:rsidRPr="00A25569">
          <w:rPr>
            <w:rStyle w:val="Marquedecommentaire"/>
            <w:rFonts w:asciiTheme="majorHAnsi" w:hAnsiTheme="majorHAnsi" w:cstheme="majorHAnsi"/>
          </w:rPr>
          <w:commentReference w:id="0"/>
        </w:r>
      </w:ins>
      <w:commentRangeEnd w:id="1"/>
      <w:r w:rsidR="00914B55">
        <w:rPr>
          <w:rStyle w:val="Marquedecommentaire"/>
        </w:rPr>
        <w:commentReference w:id="1"/>
      </w:r>
    </w:p>
    <w:p w14:paraId="77A1F2BF" w14:textId="086EA732" w:rsidR="00CF4537" w:rsidRPr="00A25569" w:rsidRDefault="00CF4537" w:rsidP="000A02D6">
      <w:pPr>
        <w:spacing w:line="360" w:lineRule="auto"/>
        <w:jc w:val="both"/>
        <w:rPr>
          <w:rFonts w:asciiTheme="majorHAnsi" w:hAnsiTheme="majorHAnsi" w:cstheme="majorHAnsi"/>
          <w:lang w:val="en-US"/>
        </w:rPr>
      </w:pPr>
    </w:p>
    <w:p w14:paraId="1AEA733A" w14:textId="3C853244" w:rsidR="00CF4537" w:rsidRPr="00A25569" w:rsidRDefault="00CF4537" w:rsidP="000A02D6">
      <w:pPr>
        <w:pStyle w:val="Titre2"/>
        <w:spacing w:line="360" w:lineRule="auto"/>
      </w:pPr>
      <w:r w:rsidRPr="00A25569">
        <w:t>2.2. Study area</w:t>
      </w:r>
    </w:p>
    <w:p w14:paraId="2F532E18" w14:textId="77777777" w:rsidR="00CF4537" w:rsidRPr="00A25569" w:rsidRDefault="00CF4537" w:rsidP="000A02D6">
      <w:pPr>
        <w:spacing w:line="360" w:lineRule="auto"/>
        <w:jc w:val="both"/>
        <w:rPr>
          <w:rFonts w:asciiTheme="majorHAnsi" w:hAnsiTheme="majorHAnsi" w:cstheme="majorHAnsi"/>
          <w:lang w:val="en-US"/>
        </w:rPr>
      </w:pPr>
    </w:p>
    <w:p w14:paraId="251C2723" w14:textId="3B78722B" w:rsidR="00CF4537" w:rsidRPr="00A25569" w:rsidRDefault="00CF4537" w:rsidP="000A02D6">
      <w:pPr>
        <w:spacing w:line="360" w:lineRule="auto"/>
        <w:jc w:val="both"/>
        <w:rPr>
          <w:rFonts w:asciiTheme="majorHAnsi" w:hAnsiTheme="majorHAnsi" w:cstheme="majorHAnsi"/>
          <w:noProof/>
          <w:lang w:val="en-US"/>
          <w14:ligatures w14:val="standardContextual"/>
        </w:rPr>
      </w:pPr>
      <w:r w:rsidRPr="00A25569">
        <w:rPr>
          <w:rFonts w:asciiTheme="majorHAnsi" w:hAnsiTheme="majorHAnsi" w:cstheme="majorHAnsi"/>
          <w:lang w:val="en-US"/>
        </w:rPr>
        <w:t xml:space="preserve">We sampled 15 lakes from six watersheds </w:t>
      </w:r>
      <w:r w:rsidR="00A641E1" w:rsidRPr="00A25569">
        <w:rPr>
          <w:rFonts w:asciiTheme="majorHAnsi" w:hAnsiTheme="majorHAnsi" w:cstheme="majorHAnsi"/>
          <w:lang w:val="en-US"/>
        </w:rPr>
        <w:t xml:space="preserve">around </w:t>
      </w:r>
      <w:r w:rsidRPr="00A25569">
        <w:rPr>
          <w:rFonts w:asciiTheme="majorHAnsi" w:hAnsiTheme="majorHAnsi" w:cstheme="majorHAnsi"/>
          <w:lang w:val="en-US"/>
        </w:rPr>
        <w:t xml:space="preserve">Saint-Hippolyte, QC, Canada </w:t>
      </w:r>
      <w:r w:rsidR="00914B55">
        <w:rPr>
          <w:rFonts w:asciiTheme="majorHAnsi" w:hAnsiTheme="majorHAnsi" w:cstheme="majorHAnsi"/>
          <w:lang w:val="en-US"/>
        </w:rPr>
        <w:t>(</w:t>
      </w:r>
      <w:r w:rsidR="00914B55" w:rsidRPr="00914B55">
        <w:rPr>
          <w:rFonts w:asciiTheme="majorHAnsi" w:hAnsiTheme="majorHAnsi" w:cstheme="majorHAnsi"/>
          <w:lang w:val="en-US"/>
        </w:rPr>
        <w:t>45.92</w:t>
      </w:r>
      <w:r w:rsidR="00914B55">
        <w:rPr>
          <w:rFonts w:asciiTheme="majorHAnsi" w:hAnsiTheme="majorHAnsi" w:cstheme="majorHAnsi"/>
          <w:lang w:val="en-US"/>
        </w:rPr>
        <w:t>°N</w:t>
      </w:r>
      <w:r w:rsidR="00914B55" w:rsidRPr="00914B55">
        <w:rPr>
          <w:rFonts w:asciiTheme="majorHAnsi" w:hAnsiTheme="majorHAnsi" w:cstheme="majorHAnsi"/>
          <w:lang w:val="en-US"/>
        </w:rPr>
        <w:t>, 73.97</w:t>
      </w:r>
      <w:r w:rsidR="00914B55">
        <w:rPr>
          <w:rFonts w:asciiTheme="majorHAnsi" w:hAnsiTheme="majorHAnsi" w:cstheme="majorHAnsi"/>
          <w:lang w:val="en-US"/>
        </w:rPr>
        <w:t>°W)</w:t>
      </w:r>
      <w:r w:rsidR="00914B55" w:rsidRPr="00A25569">
        <w:rPr>
          <w:rFonts w:asciiTheme="majorHAnsi" w:hAnsiTheme="majorHAnsi" w:cstheme="majorHAnsi"/>
          <w:lang w:val="en-US"/>
        </w:rPr>
        <w:t xml:space="preserve"> </w:t>
      </w:r>
      <w:r w:rsidRPr="00A25569">
        <w:rPr>
          <w:rFonts w:asciiTheme="majorHAnsi" w:hAnsiTheme="majorHAnsi" w:cstheme="majorHAnsi"/>
          <w:lang w:val="en-US"/>
        </w:rPr>
        <w:t>(</w:t>
      </w:r>
      <w:r w:rsidRPr="0055785C">
        <w:rPr>
          <w:rFonts w:asciiTheme="majorHAnsi" w:hAnsiTheme="majorHAnsi" w:cstheme="majorHAnsi"/>
          <w:highlight w:val="cyan"/>
          <w:lang w:val="en-US"/>
        </w:rPr>
        <w:t>Figure 2</w:t>
      </w:r>
      <w:r w:rsidRPr="00A25569">
        <w:rPr>
          <w:rFonts w:asciiTheme="majorHAnsi" w:hAnsiTheme="majorHAnsi" w:cstheme="majorHAnsi"/>
          <w:lang w:val="en-US"/>
        </w:rPr>
        <w:t xml:space="preserve">). The lakes Corriveau, </w:t>
      </w:r>
      <w:proofErr w:type="spellStart"/>
      <w:r w:rsidRPr="00A25569">
        <w:rPr>
          <w:rFonts w:asciiTheme="majorHAnsi" w:hAnsiTheme="majorHAnsi" w:cstheme="majorHAnsi"/>
          <w:lang w:val="en-US"/>
        </w:rPr>
        <w:t>Croche</w:t>
      </w:r>
      <w:proofErr w:type="spellEnd"/>
      <w:r w:rsidRPr="00A25569">
        <w:rPr>
          <w:rFonts w:asciiTheme="majorHAnsi" w:hAnsiTheme="majorHAnsi" w:cstheme="majorHAnsi"/>
          <w:lang w:val="en-US"/>
        </w:rPr>
        <w:t xml:space="preserve">, Cromwell and Triton </w:t>
      </w:r>
      <w:r w:rsidR="003A5995" w:rsidRPr="00A25569">
        <w:rPr>
          <w:rFonts w:asciiTheme="majorHAnsi" w:hAnsiTheme="majorHAnsi" w:cstheme="majorHAnsi"/>
          <w:lang w:val="en-US"/>
        </w:rPr>
        <w:t>are in</w:t>
      </w:r>
      <w:r w:rsidRPr="00A25569">
        <w:rPr>
          <w:rFonts w:asciiTheme="majorHAnsi" w:hAnsiTheme="majorHAnsi" w:cstheme="majorHAnsi"/>
          <w:lang w:val="en-US"/>
        </w:rPr>
        <w:t xml:space="preserve"> the protected area of the biology station of the Université de Montréal while the other lakes are surround</w:t>
      </w:r>
      <w:r w:rsidR="00D7703C" w:rsidRPr="00A25569">
        <w:rPr>
          <w:rFonts w:asciiTheme="majorHAnsi" w:hAnsiTheme="majorHAnsi" w:cstheme="majorHAnsi"/>
          <w:lang w:val="en-US"/>
        </w:rPr>
        <w:t>ed</w:t>
      </w:r>
      <w:r w:rsidRPr="00A25569">
        <w:rPr>
          <w:rFonts w:asciiTheme="majorHAnsi" w:hAnsiTheme="majorHAnsi" w:cstheme="majorHAnsi"/>
          <w:lang w:val="en-US"/>
        </w:rPr>
        <w:t xml:space="preserve"> by private properties. Considering their geographical proximity, we assumed that all the lakes are exposed to the same climatic conditions. The lakes were selected nonrandomly according to the</w:t>
      </w:r>
      <w:r w:rsidR="00A641E1" w:rsidRPr="00A25569">
        <w:rPr>
          <w:rFonts w:asciiTheme="majorHAnsi" w:hAnsiTheme="majorHAnsi" w:cstheme="majorHAnsi"/>
          <w:lang w:val="en-US"/>
        </w:rPr>
        <w:t>ir</w:t>
      </w:r>
      <w:r w:rsidRPr="00A25569">
        <w:rPr>
          <w:rFonts w:asciiTheme="majorHAnsi" w:hAnsiTheme="majorHAnsi" w:cstheme="majorHAnsi"/>
          <w:lang w:val="en-US"/>
        </w:rPr>
        <w:t xml:space="preserve"> accessibility and the availability of morphometric data (see Table S1</w:t>
      </w:r>
      <w:r w:rsidR="00C76D88" w:rsidRPr="00A25569">
        <w:rPr>
          <w:rFonts w:asciiTheme="majorHAnsi" w:hAnsiTheme="majorHAnsi" w:cstheme="majorHAnsi"/>
          <w:lang w:val="en-US"/>
        </w:rPr>
        <w:t xml:space="preserve"> for the morphometric characteristics</w:t>
      </w:r>
      <w:r w:rsidRPr="00A25569">
        <w:rPr>
          <w:rFonts w:asciiTheme="majorHAnsi" w:hAnsiTheme="majorHAnsi" w:cstheme="majorHAnsi"/>
          <w:lang w:val="en-US"/>
        </w:rPr>
        <w:t>).</w:t>
      </w:r>
    </w:p>
    <w:p w14:paraId="0C78521E" w14:textId="53AB24E4" w:rsidR="00CF4537" w:rsidRPr="00A25569" w:rsidRDefault="00CF4537" w:rsidP="000A02D6">
      <w:pPr>
        <w:pStyle w:val="Titre2"/>
        <w:spacing w:line="360" w:lineRule="auto"/>
      </w:pPr>
    </w:p>
    <w:p w14:paraId="4C808CC2" w14:textId="1037FF73" w:rsidR="00CF4537" w:rsidRPr="00A25569" w:rsidRDefault="00CF4537" w:rsidP="000A02D6">
      <w:pPr>
        <w:pStyle w:val="Titre2"/>
        <w:spacing w:line="360" w:lineRule="auto"/>
      </w:pPr>
      <w:r w:rsidRPr="00A25569">
        <w:t>2.3. Data acquisition</w:t>
      </w:r>
    </w:p>
    <w:p w14:paraId="7AA4DD98" w14:textId="1A5D41F9" w:rsidR="00CF4537" w:rsidRPr="00A25569" w:rsidRDefault="00CF45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Three sampling methods </w:t>
      </w:r>
      <w:r w:rsidR="00205A69" w:rsidRPr="00A25569">
        <w:rPr>
          <w:rFonts w:asciiTheme="majorHAnsi" w:hAnsiTheme="majorHAnsi" w:cstheme="majorHAnsi"/>
          <w:lang w:val="en-US"/>
        </w:rPr>
        <w:t xml:space="preserve">(minnow traps, seine nets and transects) </w:t>
      </w:r>
      <w:r w:rsidRPr="00A25569">
        <w:rPr>
          <w:rFonts w:asciiTheme="majorHAnsi" w:hAnsiTheme="majorHAnsi" w:cstheme="majorHAnsi"/>
          <w:lang w:val="en-US"/>
        </w:rPr>
        <w:t xml:space="preserve">were used to assess prevalence infection and maximize </w:t>
      </w:r>
      <w:r w:rsidR="00D7703C" w:rsidRPr="00A25569">
        <w:rPr>
          <w:rFonts w:asciiTheme="majorHAnsi" w:hAnsiTheme="majorHAnsi" w:cstheme="majorHAnsi"/>
          <w:lang w:val="en-US"/>
        </w:rPr>
        <w:t xml:space="preserve">the </w:t>
      </w:r>
      <w:r w:rsidRPr="00A25569">
        <w:rPr>
          <w:rFonts w:asciiTheme="majorHAnsi" w:hAnsiTheme="majorHAnsi" w:cstheme="majorHAnsi"/>
          <w:lang w:val="en-US"/>
        </w:rPr>
        <w:t xml:space="preserve">chances of catching </w:t>
      </w:r>
      <w:r w:rsidR="00C76D88" w:rsidRPr="00A25569">
        <w:rPr>
          <w:rFonts w:asciiTheme="majorHAnsi" w:hAnsiTheme="majorHAnsi" w:cstheme="majorHAnsi"/>
          <w:lang w:val="en-US"/>
        </w:rPr>
        <w:t xml:space="preserve">different fish </w:t>
      </w:r>
      <w:r w:rsidRPr="00A25569">
        <w:rPr>
          <w:rFonts w:asciiTheme="majorHAnsi" w:hAnsiTheme="majorHAnsi" w:cstheme="majorHAnsi"/>
          <w:lang w:val="en-US"/>
        </w:rPr>
        <w:t>species. The field work took place from mid-June to end of August 2022 and was restricted to days</w:t>
      </w:r>
      <w:r w:rsidR="00BF364F" w:rsidRPr="00A25569">
        <w:rPr>
          <w:rFonts w:asciiTheme="majorHAnsi" w:hAnsiTheme="majorHAnsi" w:cstheme="majorHAnsi"/>
          <w:lang w:val="en-US"/>
        </w:rPr>
        <w:t xml:space="preserve"> without precipitation</w:t>
      </w:r>
      <w:r w:rsidRPr="00A25569">
        <w:rPr>
          <w:rFonts w:asciiTheme="majorHAnsi" w:hAnsiTheme="majorHAnsi" w:cstheme="majorHAnsi"/>
          <w:lang w:val="en-US"/>
        </w:rPr>
        <w:t xml:space="preserve"> to limit sampling bias due to meteorological effects.</w:t>
      </w:r>
      <w:r w:rsidRPr="00A25569">
        <w:rPr>
          <w:rFonts w:asciiTheme="majorHAnsi" w:hAnsiTheme="majorHAnsi" w:cstheme="majorHAnsi"/>
          <w:noProof/>
          <w:lang w:val="en-US"/>
          <w14:ligatures w14:val="standardContextual"/>
        </w:rPr>
        <w:t xml:space="preserve"> </w:t>
      </w:r>
      <w:r w:rsidR="00205A69" w:rsidRPr="00A25569">
        <w:rPr>
          <w:rFonts w:asciiTheme="majorHAnsi" w:hAnsiTheme="majorHAnsi" w:cstheme="majorHAnsi"/>
          <w:lang w:val="en-US"/>
        </w:rPr>
        <w:t xml:space="preserve">Animal handling was approved by the Université de Montréal’s animal care committee (protocol number 22-025) and </w:t>
      </w:r>
      <w:r w:rsidR="00BF364F" w:rsidRPr="00A25569">
        <w:rPr>
          <w:rFonts w:asciiTheme="majorHAnsi" w:hAnsiTheme="majorHAnsi" w:cstheme="majorHAnsi"/>
          <w:lang w:val="en-US"/>
        </w:rPr>
        <w:t xml:space="preserve">the </w:t>
      </w:r>
      <w:r w:rsidR="00205A69" w:rsidRPr="00A25569">
        <w:rPr>
          <w:rFonts w:asciiTheme="majorHAnsi" w:hAnsiTheme="majorHAnsi" w:cstheme="majorHAnsi"/>
          <w:lang w:val="en-US"/>
        </w:rPr>
        <w:t xml:space="preserve">scientific fishing permit was </w:t>
      </w:r>
      <w:r w:rsidR="00BF364F" w:rsidRPr="00A25569">
        <w:rPr>
          <w:rFonts w:asciiTheme="majorHAnsi" w:hAnsiTheme="majorHAnsi" w:cstheme="majorHAnsi"/>
          <w:lang w:val="en-US"/>
        </w:rPr>
        <w:t xml:space="preserve">granted </w:t>
      </w:r>
      <w:r w:rsidR="00205A69" w:rsidRPr="00A25569">
        <w:rPr>
          <w:rFonts w:asciiTheme="majorHAnsi" w:hAnsiTheme="majorHAnsi" w:cstheme="majorHAnsi"/>
          <w:lang w:val="en-US"/>
        </w:rPr>
        <w:t xml:space="preserve">by the </w:t>
      </w:r>
      <w:proofErr w:type="spellStart"/>
      <w:r w:rsidR="00205A69" w:rsidRPr="00A25569">
        <w:rPr>
          <w:rFonts w:asciiTheme="majorHAnsi" w:hAnsiTheme="majorHAnsi" w:cstheme="majorHAnsi"/>
          <w:lang w:val="en-US"/>
        </w:rPr>
        <w:t>Ministère</w:t>
      </w:r>
      <w:proofErr w:type="spellEnd"/>
      <w:r w:rsidR="00205A69" w:rsidRPr="00A25569">
        <w:rPr>
          <w:rFonts w:asciiTheme="majorHAnsi" w:hAnsiTheme="majorHAnsi" w:cstheme="majorHAnsi"/>
          <w:lang w:val="en-US"/>
        </w:rPr>
        <w:t xml:space="preserve"> de</w:t>
      </w:r>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l’Environnement</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Lutte</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contre</w:t>
      </w:r>
      <w:proofErr w:type="spellEnd"/>
      <w:r w:rsidR="00914B55">
        <w:rPr>
          <w:rFonts w:asciiTheme="majorHAnsi" w:hAnsiTheme="majorHAnsi" w:cstheme="majorHAnsi"/>
          <w:lang w:val="en-US"/>
        </w:rPr>
        <w:t xml:space="preserve"> les </w:t>
      </w:r>
      <w:proofErr w:type="spellStart"/>
      <w:r w:rsidR="00914B55">
        <w:rPr>
          <w:rFonts w:asciiTheme="majorHAnsi" w:hAnsiTheme="majorHAnsi" w:cstheme="majorHAnsi"/>
          <w:lang w:val="en-US"/>
        </w:rPr>
        <w:t>changements</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climatiques</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Faune</w:t>
      </w:r>
      <w:proofErr w:type="spellEnd"/>
      <w:r w:rsidR="00914B55">
        <w:rPr>
          <w:rFonts w:asciiTheme="majorHAnsi" w:hAnsiTheme="majorHAnsi" w:cstheme="majorHAnsi"/>
          <w:lang w:val="en-US"/>
        </w:rPr>
        <w:t xml:space="preserve"> et des Parcs </w:t>
      </w:r>
      <w:r w:rsidR="00205A69" w:rsidRPr="00A25569">
        <w:rPr>
          <w:rFonts w:asciiTheme="majorHAnsi" w:hAnsiTheme="majorHAnsi" w:cstheme="majorHAnsi"/>
          <w:lang w:val="en-US"/>
        </w:rPr>
        <w:t>(M</w:t>
      </w:r>
      <w:r w:rsidR="00914B55">
        <w:rPr>
          <w:rFonts w:asciiTheme="majorHAnsi" w:hAnsiTheme="majorHAnsi" w:cstheme="majorHAnsi"/>
          <w:lang w:val="en-US"/>
        </w:rPr>
        <w:t>ELCCFP)</w:t>
      </w:r>
      <w:r w:rsidR="00205A69" w:rsidRPr="00A25569">
        <w:rPr>
          <w:rFonts w:asciiTheme="majorHAnsi" w:hAnsiTheme="majorHAnsi" w:cstheme="majorHAnsi"/>
          <w:lang w:val="en-US"/>
        </w:rPr>
        <w:t xml:space="preserve"> of Québec (2022-05-16-1971-15-S-P).</w:t>
      </w:r>
    </w:p>
    <w:p w14:paraId="35837353" w14:textId="0D109E22" w:rsidR="009066B3" w:rsidRPr="00A25569" w:rsidRDefault="00205A69"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Sampling effort within lakes was </w:t>
      </w:r>
      <w:r w:rsidR="00BF364F" w:rsidRPr="00A25569">
        <w:rPr>
          <w:rFonts w:asciiTheme="majorHAnsi" w:hAnsiTheme="majorHAnsi" w:cstheme="majorHAnsi"/>
          <w:lang w:val="en-US"/>
        </w:rPr>
        <w:t xml:space="preserve">determined </w:t>
      </w:r>
      <w:r w:rsidRPr="00A25569">
        <w:rPr>
          <w:rFonts w:asciiTheme="majorHAnsi" w:hAnsiTheme="majorHAnsi" w:cstheme="majorHAnsi"/>
          <w:lang w:val="en-US"/>
        </w:rPr>
        <w:t>according to the lake</w:t>
      </w:r>
      <w:r w:rsidR="009066B3" w:rsidRPr="00A25569">
        <w:rPr>
          <w:rFonts w:asciiTheme="majorHAnsi" w:hAnsiTheme="majorHAnsi" w:cstheme="majorHAnsi"/>
          <w:lang w:val="en-US"/>
        </w:rPr>
        <w:t xml:space="preserve"> </w:t>
      </w:r>
      <w:r w:rsidR="00BF364F" w:rsidRPr="00A25569">
        <w:rPr>
          <w:rFonts w:asciiTheme="majorHAnsi" w:hAnsiTheme="majorHAnsi" w:cstheme="majorHAnsi"/>
          <w:lang w:val="en-US"/>
        </w:rPr>
        <w:t xml:space="preserve">surface </w:t>
      </w:r>
      <w:r w:rsidR="009066B3" w:rsidRPr="00A25569">
        <w:rPr>
          <w:rFonts w:asciiTheme="majorHAnsi" w:hAnsiTheme="majorHAnsi" w:cstheme="majorHAnsi"/>
          <w:lang w:val="en-US"/>
        </w:rPr>
        <w:t xml:space="preserve">area, except for minnow traps (see Table S2) as </w:t>
      </w:r>
      <w:r w:rsidR="00BF364F" w:rsidRPr="00A25569">
        <w:rPr>
          <w:rFonts w:asciiTheme="majorHAnsi" w:hAnsiTheme="majorHAnsi" w:cstheme="majorHAnsi"/>
          <w:lang w:val="en-US"/>
        </w:rPr>
        <w:t xml:space="preserve">setting these traps </w:t>
      </w:r>
      <w:r w:rsidR="009066B3" w:rsidRPr="00A25569">
        <w:rPr>
          <w:rFonts w:asciiTheme="majorHAnsi" w:hAnsiTheme="majorHAnsi" w:cstheme="majorHAnsi"/>
          <w:lang w:val="en-US"/>
        </w:rPr>
        <w:t>requires less time and manipulation than the other methods. Seine sampling varied between four and eight efforts while the number of transect sites varied between two and six per lake. 15 minnow traps were set in each lake to maximize the number of captures.</w:t>
      </w:r>
    </w:p>
    <w:p w14:paraId="28A61A6C" w14:textId="5CFD3E0C" w:rsidR="00CF4537" w:rsidRPr="00A25569" w:rsidRDefault="00DD61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t>The m</w:t>
      </w:r>
      <w:r w:rsidR="00CF4537" w:rsidRPr="00A25569">
        <w:rPr>
          <w:rFonts w:asciiTheme="majorHAnsi" w:hAnsiTheme="majorHAnsi" w:cstheme="majorHAnsi"/>
          <w:lang w:val="en-US"/>
        </w:rPr>
        <w:t xml:space="preserve">innow trap and seine net samplings were both </w:t>
      </w:r>
      <w:r w:rsidRPr="00A25569">
        <w:rPr>
          <w:rFonts w:asciiTheme="majorHAnsi" w:hAnsiTheme="majorHAnsi" w:cstheme="majorHAnsi"/>
          <w:lang w:val="en-US"/>
        </w:rPr>
        <w:t>conducted</w:t>
      </w:r>
      <w:r w:rsidR="00CF4537" w:rsidRPr="00A25569">
        <w:rPr>
          <w:rFonts w:asciiTheme="majorHAnsi" w:hAnsiTheme="majorHAnsi" w:cstheme="majorHAnsi"/>
          <w:lang w:val="en-US"/>
        </w:rPr>
        <w:t xml:space="preserve"> on the same day for each lake. The seine samplings occurred during daytime in habitats lacking </w:t>
      </w:r>
      <w:r w:rsidR="00BF364F" w:rsidRPr="00A25569">
        <w:rPr>
          <w:rFonts w:asciiTheme="majorHAnsi" w:hAnsiTheme="majorHAnsi" w:cstheme="majorHAnsi"/>
          <w:lang w:val="en-US"/>
        </w:rPr>
        <w:t xml:space="preserve">large </w:t>
      </w:r>
      <w:r w:rsidR="00CF4537" w:rsidRPr="00A25569">
        <w:rPr>
          <w:rFonts w:asciiTheme="majorHAnsi" w:hAnsiTheme="majorHAnsi" w:cstheme="majorHAnsi"/>
          <w:lang w:val="en-US"/>
        </w:rPr>
        <w:t>obstacles like trunks and rocks in which the net can get stuck. Two size</w:t>
      </w:r>
      <w:r w:rsidR="00857128" w:rsidRPr="00A25569">
        <w:rPr>
          <w:rFonts w:asciiTheme="majorHAnsi" w:hAnsiTheme="majorHAnsi" w:cstheme="majorHAnsi"/>
          <w:lang w:val="en-US"/>
        </w:rPr>
        <w:t>s</w:t>
      </w:r>
      <w:r w:rsidR="00CF4537" w:rsidRPr="00A25569">
        <w:rPr>
          <w:rFonts w:asciiTheme="majorHAnsi" w:hAnsiTheme="majorHAnsi" w:cstheme="majorHAnsi"/>
          <w:lang w:val="en-US"/>
        </w:rPr>
        <w:t xml:space="preserve"> of minnow traps were set at approximately equal distance along the shore</w:t>
      </w:r>
      <w:r w:rsidR="009A7D6E">
        <w:rPr>
          <w:rFonts w:asciiTheme="majorHAnsi" w:hAnsiTheme="majorHAnsi" w:cstheme="majorHAnsi"/>
          <w:lang w:val="en-US"/>
        </w:rPr>
        <w:t xml:space="preserve"> at </w:t>
      </w:r>
      <w:r w:rsidR="00CF4537" w:rsidRPr="00A25569">
        <w:rPr>
          <w:rFonts w:asciiTheme="majorHAnsi" w:hAnsiTheme="majorHAnsi" w:cstheme="majorHAnsi"/>
          <w:lang w:val="en-US"/>
        </w:rPr>
        <w:t>4</w:t>
      </w:r>
      <w:r w:rsidR="00CF4537" w:rsidRPr="00A25569">
        <w:rPr>
          <w:rFonts w:asciiTheme="majorHAnsi" w:hAnsiTheme="majorHAnsi" w:cstheme="majorHAnsi"/>
          <w:lang w:val="en-US"/>
        </w:rPr>
        <w:t xml:space="preserve">PM </w:t>
      </w:r>
      <w:r w:rsidR="00BF364F" w:rsidRPr="00A25569">
        <w:rPr>
          <w:rFonts w:asciiTheme="majorHAnsi" w:hAnsiTheme="majorHAnsi" w:cstheme="majorHAnsi"/>
          <w:lang w:val="en-US"/>
        </w:rPr>
        <w:t xml:space="preserve">and </w:t>
      </w:r>
      <w:r w:rsidR="009A7D6E">
        <w:rPr>
          <w:rFonts w:asciiTheme="majorHAnsi" w:hAnsiTheme="majorHAnsi" w:cstheme="majorHAnsi"/>
          <w:lang w:val="en-US"/>
        </w:rPr>
        <w:t>pulled four hours later</w:t>
      </w:r>
      <w:r w:rsidR="00CF4537" w:rsidRPr="00A25569">
        <w:rPr>
          <w:rFonts w:asciiTheme="majorHAnsi" w:hAnsiTheme="majorHAnsi" w:cstheme="majorHAnsi"/>
          <w:lang w:val="en-US"/>
        </w:rPr>
        <w:t xml:space="preserve">, to target species that are most active at dusk. </w:t>
      </w:r>
      <w:r w:rsidR="00C40572">
        <w:rPr>
          <w:rFonts w:asciiTheme="majorHAnsi" w:hAnsiTheme="majorHAnsi" w:cstheme="majorHAnsi"/>
          <w:lang w:val="en-US"/>
        </w:rPr>
        <w:t>All traps sat on the bottom substrate, but there</w:t>
      </w:r>
      <w:r w:rsidR="00CF4537" w:rsidRPr="00A25569">
        <w:rPr>
          <w:rFonts w:asciiTheme="majorHAnsi" w:hAnsiTheme="majorHAnsi" w:cstheme="majorHAnsi"/>
          <w:lang w:val="en-US"/>
        </w:rPr>
        <w:t xml:space="preserve"> were no</w:t>
      </w:r>
      <w:r w:rsidR="00C40572">
        <w:rPr>
          <w:rFonts w:asciiTheme="majorHAnsi" w:hAnsiTheme="majorHAnsi" w:cstheme="majorHAnsi"/>
          <w:lang w:val="en-US"/>
        </w:rPr>
        <w:t xml:space="preserve"> other</w:t>
      </w:r>
      <w:r w:rsidR="00CF4537" w:rsidRPr="00A25569">
        <w:rPr>
          <w:rFonts w:asciiTheme="majorHAnsi" w:hAnsiTheme="majorHAnsi" w:cstheme="majorHAnsi"/>
          <w:lang w:val="en-US"/>
        </w:rPr>
        <w:t xml:space="preserve"> habitat restrictions for the minnow trap </w:t>
      </w:r>
      <w:r w:rsidR="00CF4537" w:rsidRPr="00A25569">
        <w:rPr>
          <w:rFonts w:asciiTheme="majorHAnsi" w:hAnsiTheme="majorHAnsi" w:cstheme="majorHAnsi"/>
          <w:lang w:val="en-US"/>
        </w:rPr>
        <w:t>p</w:t>
      </w:r>
      <w:r w:rsidR="00CF4537" w:rsidRPr="00A25569">
        <w:rPr>
          <w:rFonts w:asciiTheme="majorHAnsi" w:hAnsiTheme="majorHAnsi" w:cstheme="majorHAnsi"/>
          <w:lang w:val="en-US"/>
        </w:rPr>
        <w:t>lacement</w:t>
      </w:r>
      <w:r w:rsidR="00CF4537" w:rsidRPr="00A25569">
        <w:rPr>
          <w:rFonts w:asciiTheme="majorHAnsi" w:hAnsiTheme="majorHAnsi" w:cstheme="majorHAnsi"/>
          <w:lang w:val="en-US"/>
        </w:rPr>
        <w:t>.</w:t>
      </w:r>
      <w:r w:rsidR="00CF4537" w:rsidRPr="00A25569">
        <w:rPr>
          <w:rFonts w:asciiTheme="majorHAnsi" w:hAnsiTheme="majorHAnsi" w:cstheme="majorHAnsi"/>
          <w:lang w:val="en-US"/>
        </w:rPr>
        <w:t xml:space="preserve"> Half of the traps </w:t>
      </w:r>
      <w:r w:rsidR="00C40572" w:rsidRPr="00A25569">
        <w:rPr>
          <w:rFonts w:asciiTheme="majorHAnsi" w:hAnsiTheme="majorHAnsi" w:cstheme="majorHAnsi"/>
          <w:lang w:val="en-US"/>
        </w:rPr>
        <w:t xml:space="preserve">(3 large and 5 small traps) </w:t>
      </w:r>
      <w:r w:rsidR="00CF4537" w:rsidRPr="00A25569">
        <w:rPr>
          <w:rFonts w:asciiTheme="majorHAnsi" w:hAnsiTheme="majorHAnsi" w:cstheme="majorHAnsi"/>
          <w:lang w:val="en-US"/>
        </w:rPr>
        <w:t xml:space="preserve">were baited </w:t>
      </w:r>
      <w:r w:rsidR="00C40572">
        <w:rPr>
          <w:rFonts w:asciiTheme="majorHAnsi" w:hAnsiTheme="majorHAnsi" w:cstheme="majorHAnsi"/>
          <w:lang w:val="en-US"/>
        </w:rPr>
        <w:t xml:space="preserve">with bread </w:t>
      </w:r>
      <w:r w:rsidR="00CF4537" w:rsidRPr="00A25569">
        <w:rPr>
          <w:rFonts w:asciiTheme="majorHAnsi" w:hAnsiTheme="majorHAnsi" w:cstheme="majorHAnsi"/>
          <w:lang w:val="en-US"/>
        </w:rPr>
        <w:t xml:space="preserve">to sample </w:t>
      </w:r>
      <w:r w:rsidR="00D7703C" w:rsidRPr="00A25569">
        <w:rPr>
          <w:rFonts w:asciiTheme="majorHAnsi" w:hAnsiTheme="majorHAnsi" w:cstheme="majorHAnsi"/>
          <w:lang w:val="en-US"/>
        </w:rPr>
        <w:t>various</w:t>
      </w:r>
      <w:r w:rsidR="00CF4537" w:rsidRPr="00A25569">
        <w:rPr>
          <w:rFonts w:asciiTheme="majorHAnsi" w:hAnsiTheme="majorHAnsi" w:cstheme="majorHAnsi"/>
          <w:lang w:val="en-US"/>
        </w:rPr>
        <w:t xml:space="preserve"> feeding preferences and </w:t>
      </w:r>
      <w:r w:rsidRPr="00A25569">
        <w:rPr>
          <w:rFonts w:asciiTheme="majorHAnsi" w:hAnsiTheme="majorHAnsi" w:cstheme="majorHAnsi"/>
          <w:lang w:val="en-US"/>
        </w:rPr>
        <w:t xml:space="preserve">behavioral </w:t>
      </w:r>
      <w:r w:rsidR="00CF4537" w:rsidRPr="00A25569">
        <w:rPr>
          <w:rFonts w:asciiTheme="majorHAnsi" w:hAnsiTheme="majorHAnsi" w:cstheme="majorHAnsi"/>
          <w:lang w:val="en-US"/>
        </w:rPr>
        <w:t xml:space="preserve">habits. </w:t>
      </w:r>
      <w:r w:rsidRPr="00A25569">
        <w:rPr>
          <w:rFonts w:asciiTheme="majorHAnsi" w:hAnsiTheme="majorHAnsi" w:cstheme="majorHAnsi"/>
          <w:lang w:val="en-US"/>
        </w:rPr>
        <w:t xml:space="preserve">The fishing gear dimensions are available in Table S3. All the fishing gear was </w:t>
      </w:r>
      <w:r w:rsidR="00C40572">
        <w:rPr>
          <w:rFonts w:asciiTheme="majorHAnsi" w:hAnsiTheme="majorHAnsi" w:cstheme="majorHAnsi"/>
          <w:lang w:val="en-US"/>
        </w:rPr>
        <w:t>pressure washed</w:t>
      </w:r>
      <w:r w:rsidR="002450BE">
        <w:rPr>
          <w:rFonts w:asciiTheme="majorHAnsi" w:hAnsiTheme="majorHAnsi" w:cstheme="majorHAnsi"/>
          <w:lang w:val="en-US"/>
        </w:rPr>
        <w:t xml:space="preserve"> and sun dried</w:t>
      </w:r>
      <w:r w:rsidRPr="00A25569">
        <w:rPr>
          <w:rFonts w:asciiTheme="majorHAnsi" w:hAnsiTheme="majorHAnsi" w:cstheme="majorHAnsi"/>
          <w:lang w:val="en-US"/>
        </w:rPr>
        <w:t xml:space="preserve"> between lakes following M</w:t>
      </w:r>
      <w:r w:rsidR="00C40572">
        <w:rPr>
          <w:rFonts w:asciiTheme="majorHAnsi" w:hAnsiTheme="majorHAnsi" w:cstheme="majorHAnsi"/>
          <w:lang w:val="en-US"/>
        </w:rPr>
        <w:t>ELCCFP</w:t>
      </w:r>
      <w:r w:rsidRPr="00A25569">
        <w:rPr>
          <w:rFonts w:asciiTheme="majorHAnsi" w:hAnsiTheme="majorHAnsi" w:cstheme="majorHAnsi"/>
          <w:lang w:val="en-US"/>
        </w:rPr>
        <w:t xml:space="preserve"> recommendations to prevent exotic species contamination.</w:t>
      </w:r>
    </w:p>
    <w:p w14:paraId="075066C6" w14:textId="7805D257" w:rsidR="00CF4537" w:rsidRPr="00A25569" w:rsidRDefault="00CF45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All </w:t>
      </w:r>
      <w:r w:rsidR="00BF364F" w:rsidRPr="00A25569">
        <w:rPr>
          <w:rFonts w:asciiTheme="majorHAnsi" w:hAnsiTheme="majorHAnsi" w:cstheme="majorHAnsi"/>
          <w:lang w:val="en-US"/>
        </w:rPr>
        <w:t>captured</w:t>
      </w:r>
      <w:r w:rsidR="00B5504E" w:rsidRPr="00A25569">
        <w:rPr>
          <w:rFonts w:asciiTheme="majorHAnsi" w:hAnsiTheme="majorHAnsi" w:cstheme="majorHAnsi"/>
          <w:lang w:val="en-US"/>
        </w:rPr>
        <w:t xml:space="preserve"> </w:t>
      </w:r>
      <w:r w:rsidRPr="00A25569">
        <w:rPr>
          <w:rFonts w:asciiTheme="majorHAnsi" w:hAnsiTheme="majorHAnsi" w:cstheme="majorHAnsi"/>
          <w:lang w:val="en-US"/>
        </w:rPr>
        <w:t xml:space="preserve">fishes were counted, identified to </w:t>
      </w:r>
      <w:r w:rsidR="00B5504E" w:rsidRPr="00A25569">
        <w:rPr>
          <w:rFonts w:asciiTheme="majorHAnsi" w:hAnsiTheme="majorHAnsi" w:cstheme="majorHAnsi"/>
          <w:lang w:val="en-US"/>
        </w:rPr>
        <w:t xml:space="preserve">the </w:t>
      </w:r>
      <w:r w:rsidRPr="00A25569">
        <w:rPr>
          <w:rFonts w:asciiTheme="majorHAnsi" w:hAnsiTheme="majorHAnsi" w:cstheme="majorHAnsi"/>
          <w:lang w:val="en-US"/>
        </w:rPr>
        <w:t>species level, and measured (estimation of the total length to the nearest centimeter) directly after capture and</w:t>
      </w:r>
      <w:r w:rsidR="00BF364F" w:rsidRPr="00A25569">
        <w:rPr>
          <w:rFonts w:asciiTheme="majorHAnsi" w:hAnsiTheme="majorHAnsi" w:cstheme="majorHAnsi"/>
          <w:lang w:val="en-US"/>
        </w:rPr>
        <w:t xml:space="preserve"> subsequently</w:t>
      </w:r>
      <w:r w:rsidRPr="00A25569">
        <w:rPr>
          <w:rFonts w:asciiTheme="majorHAnsi" w:hAnsiTheme="majorHAnsi" w:cstheme="majorHAnsi"/>
          <w:lang w:val="en-US"/>
        </w:rPr>
        <w:t xml:space="preserve"> released. Northern redbelly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eos</w:t>
      </w:r>
      <w:proofErr w:type="spellEnd"/>
      <w:r w:rsidRPr="00A25569">
        <w:rPr>
          <w:rFonts w:asciiTheme="majorHAnsi" w:hAnsiTheme="majorHAnsi" w:cstheme="majorHAnsi"/>
          <w:lang w:val="en-US"/>
        </w:rPr>
        <w:t xml:space="preserve">) and </w:t>
      </w:r>
      <w:proofErr w:type="spellStart"/>
      <w:r w:rsidR="00D7703C" w:rsidRPr="00A25569">
        <w:rPr>
          <w:rFonts w:asciiTheme="majorHAnsi" w:hAnsiTheme="majorHAnsi" w:cstheme="majorHAnsi"/>
          <w:lang w:val="en-US"/>
        </w:rPr>
        <w:t>f</w:t>
      </w:r>
      <w:r w:rsidRPr="00A25569">
        <w:rPr>
          <w:rFonts w:asciiTheme="majorHAnsi" w:hAnsiTheme="majorHAnsi" w:cstheme="majorHAnsi"/>
          <w:lang w:val="en-US"/>
        </w:rPr>
        <w:t>inescale</w:t>
      </w:r>
      <w:proofErr w:type="spellEnd"/>
      <w:r w:rsidRPr="00A25569">
        <w:rPr>
          <w:rFonts w:asciiTheme="majorHAnsi" w:hAnsiTheme="majorHAnsi" w:cstheme="majorHAnsi"/>
          <w:lang w:val="en-US"/>
        </w:rPr>
        <w:t xml:space="preserve">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neogaeus</w:t>
      </w:r>
      <w:proofErr w:type="spellEnd"/>
      <w:r w:rsidRPr="00A25569">
        <w:rPr>
          <w:rFonts w:asciiTheme="majorHAnsi" w:hAnsiTheme="majorHAnsi" w:cstheme="majorHAnsi"/>
          <w:lang w:val="en-US"/>
        </w:rPr>
        <w:t xml:space="preserve">) individuals were identified as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r w:rsidRPr="004D3316">
        <w:rPr>
          <w:rFonts w:asciiTheme="majorHAnsi" w:hAnsiTheme="majorHAnsi" w:cstheme="majorHAnsi"/>
          <w:lang w:val="en-US"/>
        </w:rPr>
        <w:t>spp.</w:t>
      </w:r>
      <w:r w:rsidRPr="00A25569">
        <w:rPr>
          <w:rFonts w:asciiTheme="majorHAnsi" w:hAnsiTheme="majorHAnsi" w:cstheme="majorHAnsi"/>
          <w:lang w:val="en-US"/>
        </w:rPr>
        <w:t xml:space="preserve"> as the two species hybrid</w:t>
      </w:r>
      <w:r w:rsidR="00BF364F" w:rsidRPr="00A25569">
        <w:rPr>
          <w:rFonts w:asciiTheme="majorHAnsi" w:hAnsiTheme="majorHAnsi" w:cstheme="majorHAnsi"/>
          <w:lang w:val="en-US"/>
        </w:rPr>
        <w:t>ize</w:t>
      </w:r>
      <w:r w:rsidRPr="00A25569">
        <w:rPr>
          <w:rFonts w:asciiTheme="majorHAnsi" w:hAnsiTheme="majorHAnsi" w:cstheme="majorHAnsi"/>
          <w:lang w:val="en-US"/>
        </w:rPr>
        <w:t xml:space="preserve"> in </w:t>
      </w:r>
      <w:r w:rsidR="00BF364F" w:rsidRPr="00A25569">
        <w:rPr>
          <w:rFonts w:asciiTheme="majorHAnsi" w:hAnsiTheme="majorHAnsi" w:cstheme="majorHAnsi"/>
          <w:lang w:val="en-US"/>
        </w:rPr>
        <w:t xml:space="preserve">these lakes </w:t>
      </w:r>
      <w:r w:rsidRPr="00A25569">
        <w:rPr>
          <w:rFonts w:asciiTheme="majorHAnsi" w:hAnsiTheme="majorHAnsi" w:cstheme="majorHAnsi"/>
          <w:lang w:val="en-US"/>
        </w:rPr>
        <w:t xml:space="preserve">and cannot be distinguished based on morphology in the field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(Leung et al., 2017)</w:t>
      </w:r>
      <w:r w:rsidRPr="00A25569">
        <w:rPr>
          <w:rFonts w:asciiTheme="majorHAnsi" w:hAnsiTheme="majorHAnsi" w:cstheme="majorHAnsi"/>
        </w:rPr>
        <w:fldChar w:fldCharType="end"/>
      </w:r>
      <w:r w:rsidRPr="00A25569">
        <w:rPr>
          <w:rFonts w:asciiTheme="majorHAnsi" w:hAnsiTheme="majorHAnsi" w:cstheme="majorHAnsi"/>
          <w:lang w:val="en-US"/>
        </w:rPr>
        <w:t xml:space="preserve">. The presence of black cysts was assessed </w:t>
      </w:r>
      <w:r w:rsidR="007F0649" w:rsidRPr="00A25569">
        <w:rPr>
          <w:rFonts w:asciiTheme="majorHAnsi" w:hAnsiTheme="majorHAnsi" w:cstheme="majorHAnsi"/>
          <w:lang w:val="en-US"/>
        </w:rPr>
        <w:t>by examining the</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left side of the </w:t>
      </w:r>
      <w:r w:rsidRPr="00A25569">
        <w:rPr>
          <w:rFonts w:asciiTheme="majorHAnsi" w:hAnsiTheme="majorHAnsi" w:cstheme="majorHAnsi"/>
          <w:lang w:val="en-US"/>
        </w:rPr>
        <w:t xml:space="preserve">fish (De Bonville, </w:t>
      </w:r>
      <w:r w:rsidRPr="004D3316">
        <w:rPr>
          <w:rFonts w:asciiTheme="majorHAnsi" w:hAnsiTheme="majorHAnsi" w:cstheme="majorHAnsi"/>
          <w:lang w:val="en-US"/>
        </w:rPr>
        <w:t>in prep.).</w:t>
      </w:r>
      <w:r w:rsidRPr="00A25569">
        <w:rPr>
          <w:rFonts w:asciiTheme="majorHAnsi" w:hAnsiTheme="majorHAnsi" w:cstheme="majorHAnsi"/>
          <w:lang w:val="en-US"/>
        </w:rPr>
        <w:t xml:space="preserve"> Juveniles and adults were </w:t>
      </w:r>
      <w:r w:rsidR="006202C7" w:rsidRPr="00A25569">
        <w:rPr>
          <w:rFonts w:asciiTheme="majorHAnsi" w:hAnsiTheme="majorHAnsi" w:cstheme="majorHAnsi"/>
          <w:lang w:val="en-US"/>
        </w:rPr>
        <w:t>included</w:t>
      </w:r>
      <w:r w:rsidRPr="00A25569">
        <w:rPr>
          <w:rFonts w:asciiTheme="majorHAnsi" w:hAnsiTheme="majorHAnsi" w:cstheme="majorHAnsi"/>
          <w:lang w:val="en-US"/>
        </w:rPr>
        <w:t xml:space="preserve"> in this study as </w:t>
      </w:r>
      <w:r w:rsidR="007F0649" w:rsidRPr="00A25569">
        <w:rPr>
          <w:rFonts w:asciiTheme="majorHAnsi" w:hAnsiTheme="majorHAnsi" w:cstheme="majorHAnsi"/>
          <w:lang w:val="en-US"/>
        </w:rPr>
        <w:t xml:space="preserve">both </w:t>
      </w:r>
      <w:r w:rsidR="004D3316" w:rsidRPr="00A25569">
        <w:rPr>
          <w:rFonts w:asciiTheme="majorHAnsi" w:hAnsiTheme="majorHAnsi" w:cstheme="majorHAnsi"/>
          <w:lang w:val="en-US"/>
        </w:rPr>
        <w:t>life stages</w:t>
      </w:r>
      <w:ins w:id="3" w:author="Binning Sandra Ann" w:date="2023-11-21T11:16:00Z">
        <w:r w:rsidR="007F0649" w:rsidRPr="00A25569">
          <w:rPr>
            <w:rFonts w:asciiTheme="majorHAnsi" w:hAnsiTheme="majorHAnsi" w:cstheme="majorHAnsi"/>
            <w:lang w:val="en-US"/>
          </w:rPr>
          <w:t xml:space="preserve"> </w:t>
        </w:r>
      </w:ins>
      <w:r w:rsidRPr="00A25569">
        <w:rPr>
          <w:rFonts w:asciiTheme="majorHAnsi" w:hAnsiTheme="majorHAnsi" w:cstheme="majorHAnsi"/>
          <w:lang w:val="en-US"/>
        </w:rPr>
        <w:t xml:space="preserve">are vulnerable to black spot disease. </w:t>
      </w:r>
    </w:p>
    <w:p w14:paraId="32835C9F" w14:textId="68AEE161"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Fifty</w:t>
      </w:r>
      <w:r w:rsidR="007F0649" w:rsidRPr="00A25569">
        <w:rPr>
          <w:rFonts w:asciiTheme="majorHAnsi" w:hAnsiTheme="majorHAnsi" w:cstheme="majorHAnsi"/>
          <w:lang w:val="en-US"/>
        </w:rPr>
        <w:t>-</w:t>
      </w:r>
      <w:r w:rsidRPr="00A25569">
        <w:rPr>
          <w:rFonts w:asciiTheme="majorHAnsi" w:hAnsiTheme="majorHAnsi" w:cstheme="majorHAnsi"/>
          <w:lang w:val="en-US"/>
        </w:rPr>
        <w:t xml:space="preserve">meter snorkeling transects along the shore were conducted to assess black spot infection </w:t>
      </w:r>
      <w:r w:rsidR="00097377" w:rsidRPr="00A25569">
        <w:rPr>
          <w:rFonts w:asciiTheme="majorHAnsi" w:hAnsiTheme="majorHAnsi" w:cstheme="majorHAnsi"/>
          <w:lang w:val="en-US"/>
        </w:rPr>
        <w:t xml:space="preserve">prevalence </w:t>
      </w:r>
      <w:r w:rsidRPr="00A25569">
        <w:rPr>
          <w:rFonts w:asciiTheme="majorHAnsi" w:hAnsiTheme="majorHAnsi" w:cstheme="majorHAnsi"/>
          <w:lang w:val="en-US"/>
        </w:rPr>
        <w:t>in the fish communit</w:t>
      </w:r>
      <w:r w:rsidR="00097377" w:rsidRPr="00A25569">
        <w:rPr>
          <w:rFonts w:asciiTheme="majorHAnsi" w:hAnsiTheme="majorHAnsi" w:cstheme="majorHAnsi"/>
          <w:lang w:val="en-US"/>
        </w:rPr>
        <w:t>ies</w:t>
      </w:r>
      <w:r w:rsidRPr="00A25569">
        <w:rPr>
          <w:rFonts w:asciiTheme="majorHAnsi" w:hAnsiTheme="majorHAnsi" w:cstheme="majorHAnsi"/>
          <w:lang w:val="en-US"/>
        </w:rPr>
        <w:t xml:space="preserve">. Due to time constraints, lakes Beaver, </w:t>
      </w:r>
      <w:proofErr w:type="spellStart"/>
      <w:r w:rsidRPr="00A25569">
        <w:rPr>
          <w:rFonts w:asciiTheme="majorHAnsi" w:hAnsiTheme="majorHAnsi" w:cstheme="majorHAnsi"/>
          <w:lang w:val="en-US"/>
        </w:rPr>
        <w:t>Montaubois</w:t>
      </w:r>
      <w:proofErr w:type="spellEnd"/>
      <w:r w:rsidRPr="00A25569">
        <w:rPr>
          <w:rFonts w:asciiTheme="majorHAnsi" w:hAnsiTheme="majorHAnsi" w:cstheme="majorHAnsi"/>
          <w:lang w:val="en-US"/>
        </w:rPr>
        <w:t xml:space="preserve">, Tracy and St-Onge were excluded </w:t>
      </w:r>
      <w:r w:rsidR="000A02D6" w:rsidRPr="00A25569">
        <w:rPr>
          <w:rFonts w:asciiTheme="majorHAnsi" w:hAnsiTheme="majorHAnsi" w:cstheme="majorHAnsi"/>
          <w:lang w:val="en-US"/>
        </w:rPr>
        <w:t>from</w:t>
      </w:r>
      <w:r w:rsidRPr="00A25569">
        <w:rPr>
          <w:rFonts w:asciiTheme="majorHAnsi" w:hAnsiTheme="majorHAnsi" w:cstheme="majorHAnsi"/>
          <w:lang w:val="en-US"/>
        </w:rPr>
        <w:t xml:space="preserve"> </w:t>
      </w:r>
      <w:r w:rsidR="00097377" w:rsidRPr="00A25569">
        <w:rPr>
          <w:rFonts w:asciiTheme="majorHAnsi" w:hAnsiTheme="majorHAnsi" w:cstheme="majorHAnsi"/>
          <w:lang w:val="en-US"/>
        </w:rPr>
        <w:t xml:space="preserve">the </w:t>
      </w:r>
      <w:r w:rsidRPr="00A25569">
        <w:rPr>
          <w:rFonts w:asciiTheme="majorHAnsi" w:hAnsiTheme="majorHAnsi" w:cstheme="majorHAnsi"/>
          <w:lang w:val="en-US"/>
        </w:rPr>
        <w:t>transect sampling because of low fish abundance in the fishing sampl</w:t>
      </w:r>
      <w:r w:rsidR="007F0649" w:rsidRPr="00A25569">
        <w:rPr>
          <w:rFonts w:asciiTheme="majorHAnsi" w:hAnsiTheme="majorHAnsi" w:cstheme="majorHAnsi"/>
          <w:lang w:val="en-US"/>
        </w:rPr>
        <w:t>es</w:t>
      </w:r>
      <w:r w:rsidR="00097377" w:rsidRPr="00A25569">
        <w:rPr>
          <w:rFonts w:asciiTheme="majorHAnsi" w:hAnsiTheme="majorHAnsi" w:cstheme="majorHAnsi"/>
          <w:lang w:val="en-US"/>
        </w:rPr>
        <w:t xml:space="preserve"> </w:t>
      </w:r>
      <w:r w:rsidRPr="00A25569">
        <w:rPr>
          <w:rFonts w:asciiTheme="majorHAnsi" w:hAnsiTheme="majorHAnsi" w:cstheme="majorHAnsi"/>
          <w:lang w:val="en-US"/>
        </w:rPr>
        <w:t xml:space="preserve">or poor water </w:t>
      </w:r>
      <w:r w:rsidR="00592812" w:rsidRPr="00A25569">
        <w:rPr>
          <w:rFonts w:asciiTheme="majorHAnsi" w:hAnsiTheme="majorHAnsi" w:cstheme="majorHAnsi"/>
          <w:lang w:val="en-US"/>
        </w:rPr>
        <w:t>transparency</w:t>
      </w:r>
      <w:r w:rsidRPr="00A25569">
        <w:rPr>
          <w:rFonts w:asciiTheme="majorHAnsi" w:hAnsiTheme="majorHAnsi" w:cstheme="majorHAnsi"/>
          <w:lang w:val="en-US"/>
        </w:rPr>
        <w:t>. We selected site</w:t>
      </w:r>
      <w:r w:rsidR="00097377" w:rsidRPr="00A25569">
        <w:rPr>
          <w:rFonts w:asciiTheme="majorHAnsi" w:hAnsiTheme="majorHAnsi" w:cstheme="majorHAnsi"/>
          <w:lang w:val="en-US"/>
        </w:rPr>
        <w:t xml:space="preserve">s </w:t>
      </w:r>
      <w:r w:rsidRPr="00A25569">
        <w:rPr>
          <w:rFonts w:asciiTheme="majorHAnsi" w:hAnsiTheme="majorHAnsi" w:cstheme="majorHAnsi"/>
          <w:lang w:val="en-US"/>
        </w:rPr>
        <w:t>that were approximately between 0.5 and 3.0 m deep, not fully covered by macrophytes, not obstructed by docks and preferably with some veget</w:t>
      </w:r>
      <w:r w:rsidR="007F0649" w:rsidRPr="00A25569">
        <w:rPr>
          <w:rFonts w:asciiTheme="majorHAnsi" w:hAnsiTheme="majorHAnsi" w:cstheme="majorHAnsi"/>
          <w:lang w:val="en-US"/>
        </w:rPr>
        <w:t>ation</w:t>
      </w:r>
      <w:r w:rsidRPr="00A25569">
        <w:rPr>
          <w:rFonts w:asciiTheme="majorHAnsi" w:hAnsiTheme="majorHAnsi" w:cstheme="majorHAnsi"/>
          <w:lang w:val="en-US"/>
        </w:rPr>
        <w:t xml:space="preserve">, </w:t>
      </w:r>
      <w:r w:rsidR="004D3316" w:rsidRPr="00A25569">
        <w:rPr>
          <w:rFonts w:asciiTheme="majorHAnsi" w:hAnsiTheme="majorHAnsi" w:cstheme="majorHAnsi"/>
          <w:lang w:val="en-US"/>
        </w:rPr>
        <w:t>rock,</w:t>
      </w:r>
      <w:r w:rsidRPr="00A25569">
        <w:rPr>
          <w:rFonts w:asciiTheme="majorHAnsi" w:hAnsiTheme="majorHAnsi" w:cstheme="majorHAnsi"/>
          <w:lang w:val="en-US"/>
        </w:rPr>
        <w:t xml:space="preserve"> or trunk refuges for the fishes. The sites were </w:t>
      </w:r>
      <w:r w:rsidR="007F0649" w:rsidRPr="00A25569">
        <w:rPr>
          <w:rFonts w:asciiTheme="majorHAnsi" w:hAnsiTheme="majorHAnsi" w:cstheme="majorHAnsi"/>
          <w:lang w:val="en-US"/>
        </w:rPr>
        <w:t xml:space="preserve">selected </w:t>
      </w:r>
      <w:r w:rsidRPr="00A25569">
        <w:rPr>
          <w:rFonts w:asciiTheme="majorHAnsi" w:hAnsiTheme="majorHAnsi" w:cstheme="majorHAnsi"/>
          <w:lang w:val="en-US"/>
        </w:rPr>
        <w:t xml:space="preserve">and flagged every ten meters at the end-May 2022. The transects were performed </w:t>
      </w:r>
      <w:r w:rsidR="007F0649" w:rsidRPr="00A25569">
        <w:rPr>
          <w:rFonts w:asciiTheme="majorHAnsi" w:hAnsiTheme="majorHAnsi" w:cstheme="majorHAnsi"/>
          <w:lang w:val="en-US"/>
        </w:rPr>
        <w:t xml:space="preserve">simultaneously </w:t>
      </w:r>
      <w:r w:rsidRPr="00A25569">
        <w:rPr>
          <w:rFonts w:asciiTheme="majorHAnsi" w:hAnsiTheme="majorHAnsi" w:cstheme="majorHAnsi"/>
          <w:lang w:val="en-US"/>
        </w:rPr>
        <w:t xml:space="preserve">by two observers </w:t>
      </w:r>
      <w:r w:rsidR="007F0649" w:rsidRPr="00A25569">
        <w:rPr>
          <w:rFonts w:asciiTheme="majorHAnsi" w:hAnsiTheme="majorHAnsi" w:cstheme="majorHAnsi"/>
          <w:lang w:val="en-US"/>
        </w:rPr>
        <w:t>each</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monitoring </w:t>
      </w:r>
      <w:r w:rsidRPr="00A25569">
        <w:rPr>
          <w:rFonts w:asciiTheme="majorHAnsi" w:hAnsiTheme="majorHAnsi" w:cstheme="majorHAnsi"/>
          <w:lang w:val="en-US"/>
        </w:rPr>
        <w:t>one-meter field of view</w:t>
      </w:r>
      <w:r w:rsidR="004D5099" w:rsidRPr="00A25569">
        <w:rPr>
          <w:rFonts w:asciiTheme="majorHAnsi" w:hAnsiTheme="majorHAnsi" w:cstheme="majorHAnsi"/>
          <w:lang w:val="en-US"/>
        </w:rPr>
        <w:t xml:space="preserve"> in front of them</w:t>
      </w:r>
      <w:r w:rsidRPr="00A25569">
        <w:rPr>
          <w:rFonts w:asciiTheme="majorHAnsi" w:hAnsiTheme="majorHAnsi" w:cstheme="majorHAnsi"/>
          <w:lang w:val="en-US"/>
        </w:rPr>
        <w:t xml:space="preserve"> and moving forward at a pace of three minutes </w:t>
      </w:r>
      <w:r w:rsidR="004D5099" w:rsidRPr="00A25569">
        <w:rPr>
          <w:rFonts w:asciiTheme="majorHAnsi" w:hAnsiTheme="majorHAnsi" w:cstheme="majorHAnsi"/>
          <w:lang w:val="en-US"/>
        </w:rPr>
        <w:t>p</w:t>
      </w:r>
      <w:r w:rsidR="007F0649" w:rsidRPr="00A25569">
        <w:rPr>
          <w:rFonts w:asciiTheme="majorHAnsi" w:hAnsiTheme="majorHAnsi" w:cstheme="majorHAnsi"/>
          <w:lang w:val="en-US"/>
        </w:rPr>
        <w:t xml:space="preserve">er </w:t>
      </w:r>
      <w:r w:rsidRPr="00A25569">
        <w:rPr>
          <w:rFonts w:asciiTheme="majorHAnsi" w:hAnsiTheme="majorHAnsi" w:cstheme="majorHAnsi"/>
          <w:lang w:val="en-US"/>
        </w:rPr>
        <w:t xml:space="preserve">ten meters. The fishes coming in the field of view from behind the observer were not counted. All the fishes were identified to the </w:t>
      </w:r>
      <w:r w:rsidR="004D5099" w:rsidRPr="00A25569">
        <w:rPr>
          <w:rFonts w:asciiTheme="majorHAnsi" w:hAnsiTheme="majorHAnsi" w:cstheme="majorHAnsi"/>
          <w:lang w:val="en-US"/>
        </w:rPr>
        <w:t xml:space="preserve">lowest </w:t>
      </w:r>
      <w:r w:rsidRPr="00A25569">
        <w:rPr>
          <w:rFonts w:asciiTheme="majorHAnsi" w:hAnsiTheme="majorHAnsi" w:cstheme="majorHAnsi"/>
          <w:lang w:val="en-US"/>
        </w:rPr>
        <w:t xml:space="preserve">taxonomic level possible and </w:t>
      </w:r>
      <w:r w:rsidR="004D5099" w:rsidRPr="00A25569">
        <w:rPr>
          <w:rFonts w:asciiTheme="majorHAnsi" w:hAnsiTheme="majorHAnsi" w:cstheme="majorHAnsi"/>
          <w:lang w:val="en-US"/>
        </w:rPr>
        <w:t xml:space="preserve">visible </w:t>
      </w:r>
      <w:r w:rsidRPr="00A25569">
        <w:rPr>
          <w:rFonts w:asciiTheme="majorHAnsi" w:hAnsiTheme="majorHAnsi" w:cstheme="majorHAnsi"/>
          <w:lang w:val="en-US"/>
        </w:rPr>
        <w:t xml:space="preserve">black spot infection was noted. All cyprinids were grouped into the same category </w:t>
      </w:r>
      <w:r w:rsidR="00097377" w:rsidRPr="00A25569">
        <w:rPr>
          <w:rFonts w:asciiTheme="majorHAnsi" w:hAnsiTheme="majorHAnsi" w:cstheme="majorHAnsi"/>
          <w:lang w:val="en-US"/>
        </w:rPr>
        <w:t xml:space="preserve">since </w:t>
      </w:r>
      <w:r w:rsidRPr="00A25569">
        <w:rPr>
          <w:rFonts w:asciiTheme="majorHAnsi" w:hAnsiTheme="majorHAnsi" w:cstheme="majorHAnsi"/>
          <w:lang w:val="en-US"/>
        </w:rPr>
        <w:t xml:space="preserve">they </w:t>
      </w:r>
      <w:r w:rsidR="004D5099" w:rsidRPr="00A25569">
        <w:rPr>
          <w:rFonts w:asciiTheme="majorHAnsi" w:hAnsiTheme="majorHAnsi" w:cstheme="majorHAnsi"/>
          <w:lang w:val="en-US"/>
        </w:rPr>
        <w:t xml:space="preserve">move fast and </w:t>
      </w:r>
      <w:r w:rsidRPr="00A25569">
        <w:rPr>
          <w:rFonts w:asciiTheme="majorHAnsi" w:hAnsiTheme="majorHAnsi" w:cstheme="majorHAnsi"/>
          <w:lang w:val="en-US"/>
        </w:rPr>
        <w:t xml:space="preserve">are more difficult to identify </w:t>
      </w:r>
      <w:r w:rsidR="00D7703C" w:rsidRPr="00A25569">
        <w:rPr>
          <w:rFonts w:asciiTheme="majorHAnsi" w:hAnsiTheme="majorHAnsi" w:cstheme="majorHAnsi"/>
          <w:lang w:val="en-US"/>
        </w:rPr>
        <w:t>at</w:t>
      </w:r>
      <w:r w:rsidRPr="00A25569">
        <w:rPr>
          <w:rFonts w:asciiTheme="majorHAnsi" w:hAnsiTheme="majorHAnsi" w:cstheme="majorHAnsi"/>
          <w:lang w:val="en-US"/>
        </w:rPr>
        <w:t xml:space="preserve"> the species level </w:t>
      </w:r>
      <w:r w:rsidR="004D5099" w:rsidRPr="00A25569">
        <w:rPr>
          <w:rFonts w:asciiTheme="majorHAnsi" w:hAnsiTheme="majorHAnsi" w:cstheme="majorHAnsi"/>
          <w:lang w:val="en-US"/>
        </w:rPr>
        <w:t>in these circumstances</w:t>
      </w:r>
      <w:r w:rsidRPr="00A25569">
        <w:rPr>
          <w:rFonts w:asciiTheme="majorHAnsi" w:hAnsiTheme="majorHAnsi" w:cstheme="majorHAnsi"/>
          <w:lang w:val="en-US"/>
        </w:rPr>
        <w:t xml:space="preserve">. </w:t>
      </w:r>
    </w:p>
    <w:p w14:paraId="74851D6B" w14:textId="77777777" w:rsidR="00CF4537" w:rsidRPr="00A25569" w:rsidRDefault="00CF4537" w:rsidP="000A02D6">
      <w:pPr>
        <w:spacing w:line="360" w:lineRule="auto"/>
        <w:ind w:firstLine="708"/>
        <w:jc w:val="both"/>
        <w:rPr>
          <w:rFonts w:asciiTheme="majorHAnsi" w:hAnsiTheme="majorHAnsi" w:cstheme="majorHAnsi"/>
          <w:lang w:val="en-US"/>
        </w:rPr>
      </w:pPr>
    </w:p>
    <w:p w14:paraId="31C69406" w14:textId="240EC6B5"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Following the prevalence transect assessment, we co</w:t>
      </w:r>
      <w:r w:rsidR="00097377" w:rsidRPr="00A25569">
        <w:rPr>
          <w:rFonts w:asciiTheme="majorHAnsi" w:hAnsiTheme="majorHAnsi" w:cstheme="majorHAnsi"/>
          <w:lang w:val="en-US"/>
        </w:rPr>
        <w:t xml:space="preserve">mpleted </w:t>
      </w:r>
      <w:r w:rsidRPr="00A25569">
        <w:rPr>
          <w:rFonts w:asciiTheme="majorHAnsi" w:hAnsiTheme="majorHAnsi" w:cstheme="majorHAnsi"/>
          <w:lang w:val="en-US"/>
        </w:rPr>
        <w:t xml:space="preserve">the </w:t>
      </w:r>
      <w:r w:rsidR="00097377" w:rsidRPr="00A25569">
        <w:rPr>
          <w:rFonts w:asciiTheme="majorHAnsi" w:hAnsiTheme="majorHAnsi" w:cstheme="majorHAnsi"/>
          <w:lang w:val="en-US"/>
        </w:rPr>
        <w:t xml:space="preserve">habitat </w:t>
      </w:r>
      <w:r w:rsidRPr="00A25569">
        <w:rPr>
          <w:rFonts w:asciiTheme="majorHAnsi" w:hAnsiTheme="majorHAnsi" w:cstheme="majorHAnsi"/>
          <w:lang w:val="en-US"/>
        </w:rPr>
        <w:t xml:space="preserve">description. The percentage of </w:t>
      </w:r>
      <w:r w:rsidR="00CD76E5">
        <w:rPr>
          <w:rFonts w:asciiTheme="majorHAnsi" w:hAnsiTheme="majorHAnsi" w:cstheme="majorHAnsi"/>
          <w:lang w:val="en-US"/>
        </w:rPr>
        <w:t xml:space="preserve">four </w:t>
      </w:r>
      <w:r w:rsidRPr="00A25569">
        <w:rPr>
          <w:rFonts w:asciiTheme="majorHAnsi" w:hAnsiTheme="majorHAnsi" w:cstheme="majorHAnsi"/>
          <w:lang w:val="en-US"/>
        </w:rPr>
        <w:t>substrate categor</w:t>
      </w:r>
      <w:r w:rsidR="00D7703C" w:rsidRPr="00A25569">
        <w:rPr>
          <w:rFonts w:asciiTheme="majorHAnsi" w:hAnsiTheme="majorHAnsi" w:cstheme="majorHAnsi"/>
          <w:lang w:val="en-US"/>
        </w:rPr>
        <w:t>ies</w:t>
      </w:r>
      <w:r w:rsidRPr="00A25569">
        <w:rPr>
          <w:rFonts w:asciiTheme="majorHAnsi" w:hAnsiTheme="majorHAnsi" w:cstheme="majorHAnsi"/>
          <w:lang w:val="en-US"/>
        </w:rPr>
        <w:t xml:space="preserve"> (silt, sand, </w:t>
      </w:r>
      <w:r w:rsidR="007F6B76">
        <w:rPr>
          <w:rFonts w:asciiTheme="majorHAnsi" w:hAnsiTheme="majorHAnsi" w:cstheme="majorHAnsi"/>
          <w:lang w:val="en-US"/>
        </w:rPr>
        <w:t>rock</w:t>
      </w:r>
      <w:r w:rsidRPr="00A25569">
        <w:rPr>
          <w:rFonts w:asciiTheme="majorHAnsi" w:hAnsiTheme="majorHAnsi" w:cstheme="majorHAnsi"/>
          <w:lang w:val="en-US"/>
        </w:rPr>
        <w:t>, and</w:t>
      </w:r>
      <w:r w:rsidR="00CD76E5">
        <w:rPr>
          <w:rFonts w:asciiTheme="majorHAnsi" w:hAnsiTheme="majorHAnsi" w:cstheme="majorHAnsi"/>
          <w:lang w:val="en-US"/>
        </w:rPr>
        <w:t xml:space="preserve"> boulder</w:t>
      </w:r>
      <w:r w:rsidRPr="00A25569">
        <w:rPr>
          <w:rFonts w:asciiTheme="majorHAnsi" w:hAnsiTheme="majorHAnsi" w:cstheme="majorHAnsi"/>
          <w:lang w:val="en-US"/>
        </w:rPr>
        <w:t xml:space="preserve">), the </w:t>
      </w:r>
      <w:r w:rsidR="00DC4347" w:rsidRPr="00A25569">
        <w:rPr>
          <w:rFonts w:asciiTheme="majorHAnsi" w:hAnsiTheme="majorHAnsi" w:cstheme="majorHAnsi"/>
          <w:lang w:val="en-US"/>
        </w:rPr>
        <w:t>macrophyte coverage</w:t>
      </w:r>
      <w:r w:rsidRPr="00A25569">
        <w:rPr>
          <w:rFonts w:asciiTheme="majorHAnsi" w:hAnsiTheme="majorHAnsi" w:cstheme="majorHAnsi"/>
          <w:lang w:val="en-US"/>
        </w:rPr>
        <w:t>, the number of trunk</w:t>
      </w:r>
      <w:r w:rsidR="00D7703C" w:rsidRPr="00A25569">
        <w:rPr>
          <w:rFonts w:asciiTheme="majorHAnsi" w:hAnsiTheme="majorHAnsi" w:cstheme="majorHAnsi"/>
          <w:lang w:val="en-US"/>
        </w:rPr>
        <w:t>s</w:t>
      </w:r>
      <w:r w:rsidRPr="00A25569">
        <w:rPr>
          <w:rFonts w:asciiTheme="majorHAnsi" w:hAnsiTheme="majorHAnsi" w:cstheme="majorHAnsi"/>
          <w:lang w:val="en-US"/>
        </w:rPr>
        <w:t xml:space="preserve"> (or large branch</w:t>
      </w:r>
      <w:r w:rsidR="004D5099" w:rsidRPr="00A25569">
        <w:rPr>
          <w:rFonts w:asciiTheme="majorHAnsi" w:hAnsiTheme="majorHAnsi" w:cstheme="majorHAnsi"/>
          <w:lang w:val="en-US"/>
        </w:rPr>
        <w:t>es</w:t>
      </w:r>
      <w:r w:rsidRPr="00A25569">
        <w:rPr>
          <w:rFonts w:asciiTheme="majorHAnsi" w:hAnsiTheme="majorHAnsi" w:cstheme="majorHAnsi"/>
          <w:lang w:val="en-US"/>
        </w:rPr>
        <w:t>), and the mean depth was estimated for each 10</w:t>
      </w:r>
      <w:r w:rsidR="00D7703C" w:rsidRPr="00A25569">
        <w:rPr>
          <w:rFonts w:asciiTheme="majorHAnsi" w:hAnsiTheme="majorHAnsi" w:cstheme="majorHAnsi"/>
          <w:lang w:val="en-US"/>
        </w:rPr>
        <w:t>-meter</w:t>
      </w:r>
      <w:r w:rsidRPr="00A25569">
        <w:rPr>
          <w:rFonts w:asciiTheme="majorHAnsi" w:hAnsiTheme="majorHAnsi" w:cstheme="majorHAnsi"/>
          <w:lang w:val="en-US"/>
        </w:rPr>
        <w:t xml:space="preserve"> </w:t>
      </w:r>
      <w:r w:rsidR="004D5099" w:rsidRPr="00A25569">
        <w:rPr>
          <w:rFonts w:asciiTheme="majorHAnsi" w:hAnsiTheme="majorHAnsi" w:cstheme="majorHAnsi"/>
          <w:lang w:val="en-US"/>
        </w:rPr>
        <w:t>transect section</w:t>
      </w:r>
      <w:r w:rsidRPr="00A25569">
        <w:rPr>
          <w:rFonts w:asciiTheme="majorHAnsi" w:hAnsiTheme="majorHAnsi" w:cstheme="majorHAnsi"/>
          <w:lang w:val="en-US"/>
        </w:rPr>
        <w:t xml:space="preserve">. </w:t>
      </w:r>
      <w:r w:rsidR="00DC4347" w:rsidRPr="00A25569">
        <w:rPr>
          <w:rFonts w:asciiTheme="majorHAnsi" w:hAnsiTheme="majorHAnsi" w:cstheme="majorHAnsi"/>
          <w:lang w:val="en-US"/>
        </w:rPr>
        <w:t xml:space="preserve">The mean </w:t>
      </w:r>
      <w:r w:rsidR="004D5099" w:rsidRPr="00A25569">
        <w:rPr>
          <w:rFonts w:asciiTheme="majorHAnsi" w:hAnsiTheme="majorHAnsi" w:cstheme="majorHAnsi"/>
          <w:lang w:val="en-US"/>
        </w:rPr>
        <w:t xml:space="preserve">estimate of each category </w:t>
      </w:r>
      <w:r w:rsidR="00DC4347" w:rsidRPr="00A25569">
        <w:rPr>
          <w:rFonts w:asciiTheme="majorHAnsi" w:hAnsiTheme="majorHAnsi" w:cstheme="majorHAnsi"/>
          <w:lang w:val="en-US"/>
        </w:rPr>
        <w:t xml:space="preserve">was then </w:t>
      </w:r>
      <w:r w:rsidR="004D5099" w:rsidRPr="00A25569">
        <w:rPr>
          <w:rFonts w:asciiTheme="majorHAnsi" w:hAnsiTheme="majorHAnsi" w:cstheme="majorHAnsi"/>
          <w:lang w:val="en-US"/>
        </w:rPr>
        <w:t xml:space="preserve">calculated </w:t>
      </w:r>
      <w:r w:rsidR="00DC4347" w:rsidRPr="00A25569">
        <w:rPr>
          <w:rFonts w:asciiTheme="majorHAnsi" w:hAnsiTheme="majorHAnsi" w:cstheme="majorHAnsi"/>
          <w:lang w:val="en-US"/>
        </w:rPr>
        <w:t xml:space="preserve">for all variables at the transect-scale. </w:t>
      </w:r>
      <w:r w:rsidRPr="00A25569">
        <w:rPr>
          <w:rFonts w:asciiTheme="majorHAnsi" w:hAnsiTheme="majorHAnsi" w:cstheme="majorHAnsi"/>
          <w:lang w:val="en-US"/>
        </w:rPr>
        <w:t xml:space="preserve">Temperature, dissolved oxygen, </w:t>
      </w:r>
      <w:proofErr w:type="gramStart"/>
      <w:r w:rsidRPr="00A25569">
        <w:rPr>
          <w:rFonts w:asciiTheme="majorHAnsi" w:hAnsiTheme="majorHAnsi" w:cstheme="majorHAnsi"/>
          <w:lang w:val="en-US"/>
        </w:rPr>
        <w:t>conductivity</w:t>
      </w:r>
      <w:proofErr w:type="gramEnd"/>
      <w:r w:rsidRPr="00A25569">
        <w:rPr>
          <w:rFonts w:asciiTheme="majorHAnsi" w:hAnsiTheme="majorHAnsi" w:cstheme="majorHAnsi"/>
          <w:lang w:val="en-US"/>
        </w:rPr>
        <w:t xml:space="preserve"> and pH were measured at mid-depth</w:t>
      </w:r>
      <w:r w:rsidR="007F6B76">
        <w:rPr>
          <w:rFonts w:asciiTheme="majorHAnsi" w:hAnsiTheme="majorHAnsi" w:cstheme="majorHAnsi"/>
          <w:lang w:val="en-US"/>
        </w:rPr>
        <w:t xml:space="preserve"> (around 0.3 to 2 meters)</w:t>
      </w:r>
      <w:r w:rsidRPr="00A25569">
        <w:rPr>
          <w:rFonts w:asciiTheme="majorHAnsi" w:hAnsiTheme="majorHAnsi" w:cstheme="majorHAnsi"/>
          <w:lang w:val="en-US"/>
        </w:rPr>
        <w:t xml:space="preserve"> at the beginning of every transect with a YSI </w:t>
      </w:r>
      <w:proofErr w:type="spellStart"/>
      <w:r w:rsidRPr="00A25569">
        <w:rPr>
          <w:rFonts w:asciiTheme="majorHAnsi" w:hAnsiTheme="majorHAnsi" w:cstheme="majorHAnsi"/>
          <w:lang w:val="en-US"/>
        </w:rPr>
        <w:t>ProDSS</w:t>
      </w:r>
      <w:proofErr w:type="spellEnd"/>
      <w:r w:rsidRPr="00A25569">
        <w:rPr>
          <w:rFonts w:asciiTheme="majorHAnsi" w:hAnsiTheme="majorHAnsi" w:cstheme="majorHAnsi"/>
          <w:lang w:val="en-US"/>
        </w:rPr>
        <w:t xml:space="preserve"> Multi-Parameter Water Quality Meter. 1</w:t>
      </w:r>
      <w:r w:rsidR="00D7703C" w:rsidRPr="00A25569">
        <w:rPr>
          <w:rFonts w:asciiTheme="majorHAnsi" w:hAnsiTheme="majorHAnsi" w:cstheme="majorHAnsi"/>
          <w:lang w:val="en-US"/>
        </w:rPr>
        <w:t> </w:t>
      </w:r>
      <w:r w:rsidRPr="00A25569">
        <w:rPr>
          <w:rFonts w:asciiTheme="majorHAnsi" w:hAnsiTheme="majorHAnsi" w:cstheme="majorHAnsi"/>
          <w:lang w:val="en-US"/>
        </w:rPr>
        <w:t>L of unfiltered water was t</w:t>
      </w:r>
      <w:r w:rsidR="00D7703C" w:rsidRPr="00A25569">
        <w:rPr>
          <w:rFonts w:asciiTheme="majorHAnsi" w:hAnsiTheme="majorHAnsi" w:cstheme="majorHAnsi"/>
          <w:lang w:val="en-US"/>
        </w:rPr>
        <w:t>aken</w:t>
      </w:r>
      <w:r w:rsidRPr="00A25569">
        <w:rPr>
          <w:rFonts w:asciiTheme="majorHAnsi" w:hAnsiTheme="majorHAnsi" w:cstheme="majorHAnsi"/>
          <w:lang w:val="en-US"/>
        </w:rPr>
        <w:t xml:space="preserve"> at mid-depth in previous</w:t>
      </w:r>
      <w:r w:rsidR="00857128" w:rsidRPr="00A25569">
        <w:rPr>
          <w:rFonts w:asciiTheme="majorHAnsi" w:hAnsiTheme="majorHAnsi" w:cstheme="majorHAnsi"/>
          <w:lang w:val="en-US"/>
        </w:rPr>
        <w:t>ly</w:t>
      </w:r>
      <w:r w:rsidRPr="00A25569">
        <w:rPr>
          <w:rFonts w:asciiTheme="majorHAnsi" w:hAnsiTheme="majorHAnsi" w:cstheme="majorHAnsi"/>
          <w:lang w:val="en-US"/>
        </w:rPr>
        <w:t xml:space="preserve"> acid-washed HDPE bottle for carbon and nutrient content analys</w:t>
      </w:r>
      <w:r w:rsidR="00DC4347" w:rsidRPr="00A25569">
        <w:rPr>
          <w:rFonts w:asciiTheme="majorHAnsi" w:hAnsiTheme="majorHAnsi" w:cstheme="majorHAnsi"/>
          <w:lang w:val="en-US"/>
        </w:rPr>
        <w:t>e</w:t>
      </w:r>
      <w:r w:rsidRPr="00A25569">
        <w:rPr>
          <w:rFonts w:asciiTheme="majorHAnsi" w:hAnsiTheme="majorHAnsi" w:cstheme="majorHAnsi"/>
          <w:lang w:val="en-US"/>
        </w:rPr>
        <w:t xml:space="preserve">s. The samples were placed in a dark cooler </w:t>
      </w:r>
      <w:r w:rsidR="004D5099" w:rsidRPr="00A25569">
        <w:rPr>
          <w:rFonts w:asciiTheme="majorHAnsi" w:hAnsiTheme="majorHAnsi" w:cstheme="majorHAnsi"/>
          <w:lang w:val="en-US"/>
        </w:rPr>
        <w:t xml:space="preserve">and transported </w:t>
      </w:r>
      <w:r w:rsidR="007F6B76">
        <w:rPr>
          <w:rFonts w:asciiTheme="majorHAnsi" w:hAnsiTheme="majorHAnsi" w:cstheme="majorHAnsi"/>
          <w:lang w:val="en-US"/>
        </w:rPr>
        <w:t xml:space="preserve">back </w:t>
      </w:r>
      <w:r w:rsidRPr="00A25569">
        <w:rPr>
          <w:rFonts w:asciiTheme="majorHAnsi" w:hAnsiTheme="majorHAnsi" w:cstheme="majorHAnsi"/>
          <w:lang w:val="en-US"/>
        </w:rPr>
        <w:t xml:space="preserve">to the </w:t>
      </w:r>
      <w:r w:rsidR="007F6B76">
        <w:rPr>
          <w:rFonts w:asciiTheme="majorHAnsi" w:hAnsiTheme="majorHAnsi" w:cstheme="majorHAnsi"/>
          <w:lang w:val="en-US"/>
        </w:rPr>
        <w:t xml:space="preserve">field station </w:t>
      </w:r>
      <w:r w:rsidRPr="00A25569">
        <w:rPr>
          <w:rFonts w:asciiTheme="majorHAnsi" w:hAnsiTheme="majorHAnsi" w:cstheme="majorHAnsi"/>
          <w:lang w:val="en-US"/>
        </w:rPr>
        <w:t>laboratory where the 1</w:t>
      </w:r>
      <w:r w:rsidR="00D7703C" w:rsidRPr="00A25569">
        <w:rPr>
          <w:rFonts w:asciiTheme="majorHAnsi" w:hAnsiTheme="majorHAnsi" w:cstheme="majorHAnsi"/>
          <w:lang w:val="en-US"/>
        </w:rPr>
        <w:t> </w:t>
      </w:r>
      <w:r w:rsidRPr="00A25569">
        <w:rPr>
          <w:rFonts w:asciiTheme="majorHAnsi" w:hAnsiTheme="majorHAnsi" w:cstheme="majorHAnsi"/>
          <w:lang w:val="en-US"/>
        </w:rPr>
        <w:t xml:space="preserve">L samples were separated in previously acid-washed 40 mL vials </w:t>
      </w:r>
      <w:r w:rsidR="004D5099" w:rsidRPr="00A25569">
        <w:rPr>
          <w:rFonts w:asciiTheme="majorHAnsi" w:hAnsiTheme="majorHAnsi" w:cstheme="majorHAnsi"/>
          <w:lang w:val="en-US"/>
        </w:rPr>
        <w:t xml:space="preserve">to measure </w:t>
      </w:r>
      <w:r w:rsidRPr="00A25569">
        <w:rPr>
          <w:rFonts w:asciiTheme="majorHAnsi" w:hAnsiTheme="majorHAnsi" w:cstheme="majorHAnsi"/>
          <w:lang w:val="en-US"/>
        </w:rPr>
        <w:t xml:space="preserve">total organic carbon (TOC), and 500 mL HDPE bottle for total nitrogen (TN) and total phosphorus (TP). TOC samples were placed in a 4°C refrigerator </w:t>
      </w:r>
      <w:r w:rsidR="00152B97" w:rsidRPr="00A25569">
        <w:rPr>
          <w:rFonts w:asciiTheme="majorHAnsi" w:hAnsiTheme="majorHAnsi" w:cstheme="majorHAnsi"/>
          <w:lang w:val="en-US"/>
        </w:rPr>
        <w:t>and analyzed</w:t>
      </w:r>
      <w:r w:rsidRPr="00A25569">
        <w:rPr>
          <w:rFonts w:asciiTheme="majorHAnsi" w:hAnsiTheme="majorHAnsi" w:cstheme="majorHAnsi"/>
          <w:lang w:val="en-US"/>
        </w:rPr>
        <w:t xml:space="preserve"> within the week while TN</w:t>
      </w:r>
      <w:r w:rsidR="00DC4347" w:rsidRPr="00A25569">
        <w:rPr>
          <w:rFonts w:asciiTheme="majorHAnsi" w:hAnsiTheme="majorHAnsi" w:cstheme="majorHAnsi"/>
          <w:lang w:val="en-US"/>
        </w:rPr>
        <w:t xml:space="preserve"> and </w:t>
      </w:r>
      <w:r w:rsidRPr="00A25569">
        <w:rPr>
          <w:rFonts w:asciiTheme="majorHAnsi" w:hAnsiTheme="majorHAnsi" w:cstheme="majorHAnsi"/>
          <w:lang w:val="en-US"/>
        </w:rPr>
        <w:t>TP samples were kept in a -20°C freezer until later processing.</w:t>
      </w:r>
      <w:r w:rsidR="00DC4347" w:rsidRPr="00A25569">
        <w:rPr>
          <w:rFonts w:asciiTheme="majorHAnsi" w:hAnsiTheme="majorHAnsi" w:cstheme="majorHAnsi"/>
          <w:lang w:val="en-US"/>
        </w:rPr>
        <w:t xml:space="preserve"> TOC sample contents were measured on </w:t>
      </w:r>
      <w:r w:rsidR="004D5099" w:rsidRPr="00A25569">
        <w:rPr>
          <w:rFonts w:asciiTheme="majorHAnsi" w:hAnsiTheme="majorHAnsi" w:cstheme="majorHAnsi"/>
          <w:lang w:val="en-US"/>
        </w:rPr>
        <w:t xml:space="preserve">a </w:t>
      </w:r>
      <w:proofErr w:type="spellStart"/>
      <w:r w:rsidR="00DC4347" w:rsidRPr="00A25569">
        <w:rPr>
          <w:rFonts w:asciiTheme="majorHAnsi" w:hAnsiTheme="majorHAnsi" w:cstheme="majorHAnsi"/>
          <w:lang w:val="en-US"/>
        </w:rPr>
        <w:t>Siervers</w:t>
      </w:r>
      <w:proofErr w:type="spellEnd"/>
      <w:r w:rsidR="00DC4347" w:rsidRPr="00A25569">
        <w:rPr>
          <w:rFonts w:asciiTheme="majorHAnsi" w:hAnsiTheme="majorHAnsi" w:cstheme="majorHAnsi"/>
          <w:lang w:val="en-US"/>
        </w:rPr>
        <w:t xml:space="preserve"> M5310 C Laboratory Total Organic Carbon Analyzer. TN and TP samples were oxidized with persulfate and autoclave</w:t>
      </w:r>
      <w:r w:rsidR="004D5099" w:rsidRPr="00A25569">
        <w:rPr>
          <w:rFonts w:asciiTheme="majorHAnsi" w:hAnsiTheme="majorHAnsi" w:cstheme="majorHAnsi"/>
          <w:lang w:val="en-US"/>
        </w:rPr>
        <w:t>d</w:t>
      </w:r>
      <w:r w:rsidR="00DC4347" w:rsidRPr="00A25569">
        <w:rPr>
          <w:rFonts w:asciiTheme="majorHAnsi" w:hAnsiTheme="majorHAnsi" w:cstheme="majorHAnsi"/>
          <w:lang w:val="en-US"/>
        </w:rPr>
        <w:t xml:space="preserve"> the day before analysis </w:t>
      </w:r>
      <w:r w:rsidR="00032BA3" w:rsidRPr="00A25569">
        <w:rPr>
          <w:rFonts w:asciiTheme="majorHAnsi" w:hAnsiTheme="majorHAnsi" w:cstheme="majorHAnsi"/>
          <w:lang w:val="en-US"/>
        </w:rPr>
        <w:t xml:space="preserve">following EPA methods </w:t>
      </w:r>
      <w:r w:rsidR="00DC4347" w:rsidRPr="00A25569">
        <w:rPr>
          <w:rFonts w:asciiTheme="majorHAnsi" w:hAnsiTheme="majorHAnsi" w:cstheme="majorHAnsi"/>
          <w:lang w:val="en-US"/>
        </w:rPr>
        <w:t>353.2</w:t>
      </w:r>
      <w:r w:rsidR="00032BA3" w:rsidRPr="00A25569">
        <w:rPr>
          <w:rFonts w:asciiTheme="majorHAnsi" w:hAnsiTheme="majorHAnsi" w:cstheme="majorHAnsi"/>
          <w:lang w:val="en-US"/>
        </w:rPr>
        <w:t xml:space="preserve"> and </w:t>
      </w:r>
      <w:r w:rsidR="00DC4347" w:rsidRPr="00A25569">
        <w:rPr>
          <w:rFonts w:asciiTheme="majorHAnsi" w:hAnsiTheme="majorHAnsi" w:cstheme="majorHAnsi"/>
          <w:lang w:val="en-US"/>
        </w:rPr>
        <w:t>365.3</w:t>
      </w:r>
      <w:r w:rsidR="00032BA3" w:rsidRPr="00A25569">
        <w:rPr>
          <w:rFonts w:asciiTheme="majorHAnsi" w:hAnsiTheme="majorHAnsi" w:cstheme="majorHAnsi"/>
          <w:lang w:val="en-US"/>
        </w:rPr>
        <w:t xml:space="preserve"> respectively </w:t>
      </w:r>
      <w:r w:rsidR="00032BA3"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sidRPr="00A25569">
        <w:rPr>
          <w:rFonts w:asciiTheme="majorHAnsi" w:hAnsiTheme="majorHAnsi" w:cstheme="majorHAnsi"/>
          <w:lang w:val="en-US"/>
        </w:rPr>
        <w:fldChar w:fldCharType="separate"/>
      </w:r>
      <w:r w:rsidR="00032BA3" w:rsidRPr="00A25569">
        <w:rPr>
          <w:rFonts w:asciiTheme="majorHAnsi" w:hAnsiTheme="majorHAnsi" w:cstheme="majorHAnsi"/>
          <w:noProof/>
          <w:lang w:val="en-US"/>
        </w:rPr>
        <w:t>(US EPA, 1978, 1993)</w:t>
      </w:r>
      <w:r w:rsidR="00032BA3" w:rsidRPr="00A25569">
        <w:rPr>
          <w:rFonts w:asciiTheme="majorHAnsi" w:hAnsiTheme="majorHAnsi" w:cstheme="majorHAnsi"/>
          <w:lang w:val="en-US"/>
        </w:rPr>
        <w:fldChar w:fldCharType="end"/>
      </w:r>
      <w:r w:rsidR="00DC4347" w:rsidRPr="00A25569">
        <w:rPr>
          <w:rFonts w:asciiTheme="majorHAnsi" w:hAnsiTheme="majorHAnsi" w:cstheme="majorHAnsi"/>
          <w:lang w:val="en-US"/>
        </w:rPr>
        <w:t xml:space="preserve">. TN concentrations were measured on a </w:t>
      </w:r>
      <w:proofErr w:type="spellStart"/>
      <w:r w:rsidR="00DC4347" w:rsidRPr="00A25569">
        <w:rPr>
          <w:rFonts w:asciiTheme="majorHAnsi" w:hAnsiTheme="majorHAnsi" w:cstheme="majorHAnsi"/>
          <w:lang w:val="en-US"/>
        </w:rPr>
        <w:t>Lachat</w:t>
      </w:r>
      <w:proofErr w:type="spellEnd"/>
      <w:r w:rsidR="00DC4347" w:rsidRPr="00A25569">
        <w:rPr>
          <w:rFonts w:asciiTheme="majorHAnsi" w:hAnsiTheme="majorHAnsi" w:cstheme="majorHAnsi"/>
          <w:lang w:val="en-US"/>
        </w:rPr>
        <w:t xml:space="preserve"> </w:t>
      </w:r>
      <w:proofErr w:type="spellStart"/>
      <w:r w:rsidR="00DC4347" w:rsidRPr="00A25569">
        <w:rPr>
          <w:rFonts w:asciiTheme="majorHAnsi" w:hAnsiTheme="majorHAnsi" w:cstheme="majorHAnsi"/>
          <w:lang w:val="en-US"/>
        </w:rPr>
        <w:t>QuikChem</w:t>
      </w:r>
      <w:proofErr w:type="spellEnd"/>
      <w:r w:rsidR="00DC4347" w:rsidRPr="00A25569">
        <w:rPr>
          <w:rFonts w:asciiTheme="majorHAnsi" w:hAnsiTheme="majorHAnsi" w:cstheme="majorHAnsi"/>
          <w:lang w:val="en-US"/>
        </w:rPr>
        <w:t xml:space="preserve"> 8500 analyzer and TP concentrations were analyzed on a </w:t>
      </w:r>
      <w:proofErr w:type="spellStart"/>
      <w:r w:rsidR="00DC4347" w:rsidRPr="00A25569">
        <w:rPr>
          <w:rFonts w:asciiTheme="majorHAnsi" w:hAnsiTheme="majorHAnsi" w:cstheme="majorHAnsi"/>
          <w:lang w:val="en-US"/>
        </w:rPr>
        <w:t>Asoria</w:t>
      </w:r>
      <w:proofErr w:type="spellEnd"/>
      <w:r w:rsidR="00DC4347" w:rsidRPr="00A25569">
        <w:rPr>
          <w:rFonts w:asciiTheme="majorHAnsi" w:hAnsiTheme="majorHAnsi" w:cstheme="majorHAnsi"/>
          <w:lang w:val="en-US"/>
        </w:rPr>
        <w:t>-Pacific Astoria2.</w:t>
      </w:r>
    </w:p>
    <w:p w14:paraId="10BAC248" w14:textId="6408D2D3" w:rsidR="000C3A8D" w:rsidRPr="00A25569" w:rsidRDefault="000C3A8D" w:rsidP="000A02D6">
      <w:pPr>
        <w:spacing w:line="360" w:lineRule="auto"/>
        <w:jc w:val="both"/>
        <w:rPr>
          <w:rFonts w:asciiTheme="majorHAnsi" w:hAnsiTheme="majorHAnsi" w:cstheme="majorHAnsi"/>
          <w:sz w:val="22"/>
          <w:szCs w:val="22"/>
          <w:lang w:val="en-US"/>
        </w:rPr>
      </w:pPr>
    </w:p>
    <w:p w14:paraId="12EBE5D3" w14:textId="2662F9AC" w:rsidR="00CF4537" w:rsidRPr="00A25569" w:rsidDel="00BD61A9" w:rsidRDefault="00CF4537" w:rsidP="000A02D6">
      <w:pPr>
        <w:pStyle w:val="Titre2"/>
        <w:spacing w:line="360" w:lineRule="auto"/>
        <w:rPr>
          <w:del w:id="4" w:author="Binning Sandra Ann" w:date="2023-11-21T11:33:00Z"/>
          <w:rPrChange w:id="5" w:author="Juliane Vigneault" w:date="2024-01-04T13:23:00Z">
            <w:rPr>
              <w:del w:id="6" w:author="Binning Sandra Ann" w:date="2023-11-21T11:33:00Z"/>
            </w:rPr>
          </w:rPrChange>
        </w:rPr>
      </w:pPr>
      <w:commentRangeStart w:id="7"/>
      <w:del w:id="8" w:author="Binning Sandra Ann" w:date="2023-11-21T11:33:00Z">
        <w:r w:rsidRPr="00A25569" w:rsidDel="00BD61A9">
          <w:rPr>
            <w:rPrChange w:id="9" w:author="Juliane Vigneault" w:date="2024-01-04T13:23:00Z">
              <w:rPr/>
            </w:rPrChange>
          </w:rPr>
          <w:delText>2.3. System description</w:delText>
        </w:r>
        <w:commentRangeEnd w:id="7"/>
        <w:r w:rsidR="00BD61A9" w:rsidRPr="00A25569" w:rsidDel="00BD61A9">
          <w:rPr>
            <w:rStyle w:val="Marquedecommentaire"/>
            <w:b w:val="0"/>
            <w:bCs w:val="0"/>
            <w:i w:val="0"/>
            <w:iCs w:val="0"/>
            <w:lang w:val="fr-CA"/>
          </w:rPr>
          <w:commentReference w:id="7"/>
        </w:r>
      </w:del>
    </w:p>
    <w:p w14:paraId="7EDC7D21" w14:textId="3E110D62" w:rsidR="00CF4537" w:rsidRPr="00A25569" w:rsidDel="00BD61A9" w:rsidRDefault="00CF4537" w:rsidP="000A02D6">
      <w:pPr>
        <w:spacing w:line="360" w:lineRule="auto"/>
        <w:jc w:val="both"/>
        <w:rPr>
          <w:del w:id="10" w:author="Binning Sandra Ann" w:date="2023-11-21T11:33:00Z"/>
          <w:rFonts w:asciiTheme="majorHAnsi" w:hAnsiTheme="majorHAnsi" w:cstheme="majorHAnsi"/>
          <w:lang w:val="en-US"/>
        </w:rPr>
      </w:pPr>
    </w:p>
    <w:p w14:paraId="6BB96501" w14:textId="06D2332C" w:rsidR="00CF4537" w:rsidRPr="00A25569" w:rsidDel="00BD61A9" w:rsidRDefault="00CF4537" w:rsidP="000A02D6">
      <w:pPr>
        <w:spacing w:line="360" w:lineRule="auto"/>
        <w:jc w:val="both"/>
        <w:rPr>
          <w:del w:id="11" w:author="Binning Sandra Ann" w:date="2023-11-21T11:33:00Z"/>
          <w:rFonts w:asciiTheme="majorHAnsi" w:hAnsiTheme="majorHAnsi" w:cstheme="majorHAnsi"/>
          <w:lang w:val="en-US"/>
        </w:rPr>
      </w:pPr>
      <w:commentRangeStart w:id="12"/>
      <w:del w:id="13" w:author="Binning Sandra Ann" w:date="2023-11-21T11:33:00Z">
        <w:r w:rsidRPr="00A25569" w:rsidDel="00BD61A9">
          <w:rPr>
            <w:rFonts w:asciiTheme="majorHAnsi" w:hAnsiTheme="majorHAnsi" w:cstheme="majorHAnsi"/>
            <w:lang w:val="en-US"/>
          </w:rPr>
          <w:delText>We recorded a total of 11 297 individuals</w:delText>
        </w:r>
      </w:del>
      <w:ins w:id="14" w:author="Binning Sandra Ann" w:date="2023-11-21T11:26:00Z">
        <w:del w:id="15" w:author="Binning Sandra Ann" w:date="2023-11-21T11:33:00Z">
          <w:r w:rsidR="00BD61A9" w:rsidRPr="00A25569" w:rsidDel="00BD61A9">
            <w:rPr>
              <w:rFonts w:asciiTheme="majorHAnsi" w:hAnsiTheme="majorHAnsi" w:cstheme="majorHAnsi"/>
              <w:lang w:val="en-US"/>
            </w:rPr>
            <w:delText xml:space="preserve"> fishes</w:delText>
          </w:r>
        </w:del>
      </w:ins>
      <w:del w:id="16" w:author="Binning Sandra Ann" w:date="2023-11-21T11:33:00Z">
        <w:r w:rsidRPr="00A25569" w:rsidDel="00BD61A9">
          <w:rPr>
            <w:rFonts w:asciiTheme="majorHAnsi" w:hAnsiTheme="majorHAnsi" w:cstheme="majorHAnsi"/>
            <w:lang w:val="en-US"/>
          </w:rPr>
          <w:delText xml:space="preserve"> belonging to 15 species for this study (Table S4). </w:delText>
        </w:r>
      </w:del>
    </w:p>
    <w:p w14:paraId="2F47831A" w14:textId="0131CA5E" w:rsidR="00CF4537" w:rsidRPr="00A25569" w:rsidDel="00BD61A9" w:rsidRDefault="00CF4537" w:rsidP="000A02D6">
      <w:pPr>
        <w:spacing w:line="360" w:lineRule="auto"/>
        <w:jc w:val="both"/>
        <w:rPr>
          <w:del w:id="17" w:author="Binning Sandra Ann" w:date="2023-11-21T11:33:00Z"/>
          <w:rFonts w:asciiTheme="majorHAnsi" w:hAnsiTheme="majorHAnsi" w:cstheme="majorHAnsi"/>
          <w:lang w:val="en-US"/>
        </w:rPr>
      </w:pPr>
      <w:del w:id="18" w:author="Binning Sandra Ann" w:date="2023-11-21T11:33:00Z">
        <w:r w:rsidRPr="00A25569" w:rsidDel="00BD61A9">
          <w:rPr>
            <w:rFonts w:asciiTheme="majorHAnsi" w:hAnsiTheme="majorHAnsi" w:cstheme="majorHAnsi"/>
            <w:lang w:val="en-US"/>
          </w:rPr>
          <w:delText xml:space="preserve">The minnow traps caught 1906 individuals from 10 species while seine nets caught 2427 individuals from 14 species (Table S5 and S6). 6964 individuals belonging to </w:delText>
        </w:r>
        <w:r w:rsidR="00D7703C" w:rsidRPr="00A25569" w:rsidDel="00BD61A9">
          <w:rPr>
            <w:rFonts w:asciiTheme="majorHAnsi" w:hAnsiTheme="majorHAnsi" w:cstheme="majorHAnsi"/>
            <w:lang w:val="en-US"/>
          </w:rPr>
          <w:delText>five</w:delText>
        </w:r>
        <w:r w:rsidRPr="00A25569" w:rsidDel="00BD61A9">
          <w:rPr>
            <w:rFonts w:asciiTheme="majorHAnsi" w:hAnsiTheme="majorHAnsi" w:cstheme="majorHAnsi"/>
            <w:lang w:val="en-US"/>
          </w:rPr>
          <w:delText xml:space="preserve"> taxonomic groups (</w:delText>
        </w:r>
        <w:r w:rsidR="00D7703C" w:rsidRPr="00A25569" w:rsidDel="00BD61A9">
          <w:rPr>
            <w:rFonts w:asciiTheme="majorHAnsi" w:hAnsiTheme="majorHAnsi" w:cstheme="majorHAnsi"/>
            <w:lang w:val="en-US"/>
          </w:rPr>
          <w:delText>four</w:delText>
        </w:r>
        <w:r w:rsidRPr="00A25569" w:rsidDel="00BD61A9">
          <w:rPr>
            <w:rFonts w:asciiTheme="majorHAnsi" w:hAnsiTheme="majorHAnsi" w:cstheme="majorHAnsi"/>
            <w:lang w:val="en-US"/>
          </w:rPr>
          <w:delText xml:space="preserve"> species and </w:delText>
        </w:r>
        <w:r w:rsidR="00D7703C" w:rsidRPr="00A25569" w:rsidDel="00BD61A9">
          <w:rPr>
            <w:rFonts w:asciiTheme="majorHAnsi" w:hAnsiTheme="majorHAnsi" w:cstheme="majorHAnsi"/>
            <w:lang w:val="en-US"/>
          </w:rPr>
          <w:delText>one</w:delText>
        </w:r>
        <w:r w:rsidRPr="00A25569" w:rsidDel="00BD61A9">
          <w:rPr>
            <w:rFonts w:asciiTheme="majorHAnsi" w:hAnsiTheme="majorHAnsi" w:cstheme="majorHAnsi"/>
            <w:lang w:val="en-US"/>
          </w:rPr>
          <w:delText xml:space="preserve"> family) were observed in </w:delText>
        </w:r>
        <w:r w:rsidR="00DC4347" w:rsidRPr="00A25569" w:rsidDel="00BD61A9">
          <w:rPr>
            <w:rFonts w:asciiTheme="majorHAnsi" w:hAnsiTheme="majorHAnsi" w:cstheme="majorHAnsi"/>
            <w:lang w:val="en-US"/>
          </w:rPr>
          <w:delText xml:space="preserve">the </w:delText>
        </w:r>
        <w:r w:rsidRPr="00A25569" w:rsidDel="00BD61A9">
          <w:rPr>
            <w:rFonts w:asciiTheme="majorHAnsi" w:hAnsiTheme="majorHAnsi" w:cstheme="majorHAnsi"/>
            <w:lang w:val="en-US"/>
          </w:rPr>
          <w:delText xml:space="preserve">snorkeling transects (Table S7). The mean length of all fish captured through fishing methods was 5.59 </w:delText>
        </w:r>
        <w:r w:rsidRPr="00A25569" w:rsidDel="00BD61A9">
          <w:rPr>
            <w:rFonts w:asciiTheme="majorHAnsi" w:hAnsiTheme="majorHAnsi" w:cstheme="majorHAnsi"/>
          </w:rPr>
          <w:sym w:font="Symbol" w:char="F0B1"/>
        </w:r>
        <w:r w:rsidRPr="00A25569" w:rsidDel="00BD61A9">
          <w:rPr>
            <w:rFonts w:asciiTheme="majorHAnsi" w:hAnsiTheme="majorHAnsi" w:cstheme="majorHAnsi"/>
            <w:lang w:val="en-US"/>
          </w:rPr>
          <w:delText xml:space="preserve"> 2.96 cm (N = 4333). The overall mean length </w:delText>
        </w:r>
        <w:r w:rsidR="00D7703C" w:rsidRPr="00A25569" w:rsidDel="00BD61A9">
          <w:rPr>
            <w:rFonts w:asciiTheme="majorHAnsi" w:hAnsiTheme="majorHAnsi" w:cstheme="majorHAnsi"/>
            <w:lang w:val="en-US"/>
          </w:rPr>
          <w:delText>of</w:delText>
        </w:r>
        <w:r w:rsidRPr="00A25569" w:rsidDel="00BD61A9">
          <w:rPr>
            <w:rFonts w:asciiTheme="majorHAnsi" w:hAnsiTheme="majorHAnsi" w:cstheme="majorHAnsi"/>
            <w:lang w:val="en-US"/>
          </w:rPr>
          <w:delText xml:space="preserve"> each lake, species and, species within each lake are presented in Table S8, S9 and S10</w:delText>
        </w:r>
        <w:r w:rsidR="00A912D8" w:rsidRPr="00A25569" w:rsidDel="00BD61A9">
          <w:rPr>
            <w:rFonts w:asciiTheme="majorHAnsi" w:hAnsiTheme="majorHAnsi" w:cstheme="majorHAnsi"/>
            <w:lang w:val="en-US"/>
          </w:rPr>
          <w:delText xml:space="preserve"> respectively</w:delText>
        </w:r>
        <w:r w:rsidRPr="00A25569" w:rsidDel="00BD61A9">
          <w:rPr>
            <w:rFonts w:asciiTheme="majorHAnsi" w:hAnsiTheme="majorHAnsi" w:cstheme="majorHAnsi"/>
            <w:lang w:val="en-US"/>
          </w:rPr>
          <w:delText>.</w:delText>
        </w:r>
        <w:commentRangeEnd w:id="12"/>
        <w:r w:rsidR="00BD61A9" w:rsidRPr="00A25569" w:rsidDel="00BD61A9">
          <w:rPr>
            <w:rStyle w:val="Marquedecommentaire"/>
            <w:rFonts w:asciiTheme="majorHAnsi" w:hAnsiTheme="majorHAnsi" w:cstheme="majorHAnsi"/>
          </w:rPr>
          <w:commentReference w:id="12"/>
        </w:r>
      </w:del>
    </w:p>
    <w:p w14:paraId="450661E9" w14:textId="6E2D34FD" w:rsidR="000A02D6" w:rsidRPr="00A25569" w:rsidDel="00BD61A9" w:rsidRDefault="000A02D6" w:rsidP="000A02D6">
      <w:pPr>
        <w:spacing w:line="360" w:lineRule="auto"/>
        <w:jc w:val="both"/>
        <w:rPr>
          <w:del w:id="19" w:author="Binning Sandra Ann" w:date="2023-11-21T11:33:00Z"/>
          <w:rFonts w:asciiTheme="majorHAnsi" w:hAnsiTheme="majorHAnsi" w:cstheme="majorHAnsi"/>
          <w:lang w:val="en-US"/>
        </w:rPr>
      </w:pPr>
    </w:p>
    <w:p w14:paraId="657D35FD" w14:textId="6895F892" w:rsidR="00CF4537" w:rsidRPr="00A25569" w:rsidDel="00BD61A9" w:rsidRDefault="00CF4537" w:rsidP="000A02D6">
      <w:pPr>
        <w:spacing w:line="360" w:lineRule="auto"/>
        <w:ind w:firstLine="708"/>
        <w:jc w:val="both"/>
        <w:rPr>
          <w:del w:id="20" w:author="Binning Sandra Ann" w:date="2023-11-21T11:33:00Z"/>
          <w:rFonts w:asciiTheme="majorHAnsi" w:hAnsiTheme="majorHAnsi" w:cstheme="majorHAnsi"/>
          <w:lang w:val="en-US"/>
        </w:rPr>
      </w:pPr>
      <w:del w:id="21" w:author="Binning Sandra Ann" w:date="2023-11-21T11:33:00Z">
        <w:r w:rsidRPr="00A25569" w:rsidDel="00BD61A9">
          <w:rPr>
            <w:rFonts w:asciiTheme="majorHAnsi" w:hAnsiTheme="majorHAnsi" w:cstheme="majorHAnsi"/>
            <w:lang w:val="en-US"/>
          </w:rPr>
          <w:delText>In the context of this study, the i</w:delText>
        </w:r>
      </w:del>
      <w:ins w:id="22" w:author="Binning Sandra Ann" w:date="2023-11-21T11:28:00Z">
        <w:del w:id="23" w:author="Binning Sandra Ann" w:date="2023-11-21T11:33:00Z">
          <w:r w:rsidR="00BD61A9" w:rsidRPr="00A25569" w:rsidDel="00BD61A9">
            <w:rPr>
              <w:rFonts w:asciiTheme="majorHAnsi" w:hAnsiTheme="majorHAnsi" w:cstheme="majorHAnsi"/>
              <w:lang w:val="en-US"/>
            </w:rPr>
            <w:delText>I</w:delText>
          </w:r>
        </w:del>
      </w:ins>
      <w:del w:id="24" w:author="Binning Sandra Ann" w:date="2023-11-21T11:33:00Z">
        <w:r w:rsidRPr="00A25569" w:rsidDel="00BD61A9">
          <w:rPr>
            <w:rFonts w:asciiTheme="majorHAnsi" w:hAnsiTheme="majorHAnsi" w:cstheme="majorHAnsi"/>
            <w:lang w:val="en-US"/>
          </w:rPr>
          <w:delText xml:space="preserve">nfection prevalence </w:delText>
        </w:r>
        <w:r w:rsidR="00885DC8" w:rsidRPr="00A25569" w:rsidDel="00BD61A9">
          <w:rPr>
            <w:rFonts w:asciiTheme="majorHAnsi" w:hAnsiTheme="majorHAnsi" w:cstheme="majorHAnsi"/>
            <w:lang w:val="en-US"/>
          </w:rPr>
          <w:delText>was</w:delText>
        </w:r>
        <w:r w:rsidRPr="00A25569" w:rsidDel="00BD61A9">
          <w:rPr>
            <w:rFonts w:asciiTheme="majorHAnsi" w:hAnsiTheme="majorHAnsi" w:cstheme="majorHAnsi"/>
            <w:lang w:val="en-US"/>
          </w:rPr>
          <w:delText xml:space="preserve"> estimated as the number of infected individuals by</w:delText>
        </w:r>
        <w:r w:rsidR="00885DC8" w:rsidRPr="00A25569" w:rsidDel="00BD61A9">
          <w:rPr>
            <w:rFonts w:asciiTheme="majorHAnsi" w:hAnsiTheme="majorHAnsi" w:cstheme="majorHAnsi"/>
            <w:lang w:val="en-US"/>
          </w:rPr>
          <w:delText xml:space="preserve"> </w:delText>
        </w:r>
      </w:del>
      <w:ins w:id="25" w:author="Binning Sandra Ann" w:date="2023-11-21T11:28:00Z">
        <w:del w:id="26" w:author="Binning Sandra Ann" w:date="2023-11-21T11:33:00Z">
          <w:r w:rsidR="00BD61A9" w:rsidRPr="00A25569" w:rsidDel="00BD61A9">
            <w:rPr>
              <w:rFonts w:asciiTheme="majorHAnsi" w:hAnsiTheme="majorHAnsi" w:cstheme="majorHAnsi"/>
              <w:lang w:val="en-US"/>
            </w:rPr>
            <w:delText>infected with</w:delText>
          </w:r>
        </w:del>
      </w:ins>
      <w:del w:id="27" w:author="Binning Sandra Ann" w:date="2023-11-21T11:33:00Z">
        <w:r w:rsidR="00885DC8" w:rsidRPr="00A25569" w:rsidDel="00BD61A9">
          <w:rPr>
            <w:rFonts w:asciiTheme="majorHAnsi" w:hAnsiTheme="majorHAnsi" w:cstheme="majorHAnsi"/>
            <w:lang w:val="en-US"/>
          </w:rPr>
          <w:delText>the black spot disease</w:delText>
        </w:r>
        <w:r w:rsidRPr="00A25569" w:rsidDel="00BD61A9">
          <w:rPr>
            <w:rFonts w:asciiTheme="majorHAnsi" w:hAnsiTheme="majorHAnsi" w:cstheme="majorHAnsi"/>
            <w:lang w:val="en-US"/>
          </w:rPr>
          <w:delText xml:space="preserve">, divided </w:delText>
        </w:r>
        <w:r w:rsidR="00D7703C" w:rsidRPr="00A25569" w:rsidDel="00BD61A9">
          <w:rPr>
            <w:rFonts w:asciiTheme="majorHAnsi" w:hAnsiTheme="majorHAnsi" w:cstheme="majorHAnsi"/>
            <w:lang w:val="en-US"/>
          </w:rPr>
          <w:delText>by</w:delText>
        </w:r>
        <w:r w:rsidRPr="00A25569" w:rsidDel="00BD61A9">
          <w:rPr>
            <w:rFonts w:asciiTheme="majorHAnsi" w:hAnsiTheme="majorHAnsi" w:cstheme="majorHAnsi"/>
            <w:lang w:val="en-US"/>
          </w:rPr>
          <w:delText xml:space="preserve"> the total </w:delText>
        </w:r>
        <w:r w:rsidR="00885DC8" w:rsidRPr="00A25569" w:rsidDel="00BD61A9">
          <w:rPr>
            <w:rFonts w:asciiTheme="majorHAnsi" w:hAnsiTheme="majorHAnsi" w:cstheme="majorHAnsi"/>
            <w:lang w:val="en-US"/>
          </w:rPr>
          <w:delText xml:space="preserve">abundance </w:delText>
        </w:r>
      </w:del>
      <w:ins w:id="28" w:author="Binning Sandra Ann" w:date="2023-11-21T11:28:00Z">
        <w:del w:id="29" w:author="Binning Sandra Ann" w:date="2023-11-21T11:33:00Z">
          <w:r w:rsidR="00BD61A9" w:rsidRPr="00A25569" w:rsidDel="00BD61A9">
            <w:rPr>
              <w:rFonts w:asciiTheme="majorHAnsi" w:hAnsiTheme="majorHAnsi" w:cstheme="majorHAnsi"/>
              <w:lang w:val="en-US"/>
            </w:rPr>
            <w:delText xml:space="preserve">of individuals </w:delText>
          </w:r>
        </w:del>
      </w:ins>
      <w:del w:id="30" w:author="Binning Sandra Ann" w:date="2023-11-21T11:33:00Z">
        <w:r w:rsidRPr="00A25569" w:rsidDel="00BD61A9">
          <w:rPr>
            <w:rFonts w:asciiTheme="majorHAnsi" w:hAnsiTheme="majorHAnsi" w:cstheme="majorHAnsi"/>
            <w:lang w:val="en-US"/>
          </w:rPr>
          <w:delText xml:space="preserve">of a given fish </w:delText>
        </w:r>
        <w:commentRangeStart w:id="31"/>
        <w:r w:rsidRPr="00A25569" w:rsidDel="00BD61A9">
          <w:rPr>
            <w:rFonts w:asciiTheme="majorHAnsi" w:hAnsiTheme="majorHAnsi" w:cstheme="majorHAnsi"/>
            <w:lang w:val="en-US"/>
          </w:rPr>
          <w:delText>community</w:delText>
        </w:r>
        <w:commentRangeEnd w:id="31"/>
        <w:r w:rsidR="00BD61A9" w:rsidRPr="00A25569" w:rsidDel="00BD61A9">
          <w:rPr>
            <w:rStyle w:val="Marquedecommentaire"/>
            <w:rFonts w:asciiTheme="majorHAnsi" w:hAnsiTheme="majorHAnsi" w:cstheme="majorHAnsi"/>
          </w:rPr>
          <w:commentReference w:id="31"/>
        </w:r>
        <w:r w:rsidRPr="00A25569" w:rsidDel="00BD61A9">
          <w:rPr>
            <w:rFonts w:asciiTheme="majorHAnsi" w:hAnsiTheme="majorHAnsi" w:cstheme="majorHAnsi"/>
            <w:lang w:val="en-US"/>
          </w:rPr>
          <w:delText xml:space="preserve">. All fish species in our lake system, except for </w:delText>
        </w:r>
        <w:r w:rsidRPr="00A25569" w:rsidDel="00BD61A9">
          <w:rPr>
            <w:rFonts w:asciiTheme="majorHAnsi" w:hAnsiTheme="majorHAnsi" w:cstheme="majorHAnsi"/>
            <w:i/>
            <w:iCs/>
            <w:lang w:val="en-US"/>
          </w:rPr>
          <w:delText>Ameiurus nebulosus</w:delText>
        </w:r>
        <w:r w:rsidRPr="00A25569" w:rsidDel="00BD61A9">
          <w:rPr>
            <w:rFonts w:asciiTheme="majorHAnsi" w:hAnsiTheme="majorHAnsi" w:cstheme="majorHAnsi"/>
            <w:lang w:val="en-US"/>
          </w:rPr>
          <w:delText xml:space="preserve"> and </w:delText>
        </w:r>
        <w:r w:rsidRPr="00A25569" w:rsidDel="00BD61A9">
          <w:rPr>
            <w:rFonts w:asciiTheme="majorHAnsi" w:hAnsiTheme="majorHAnsi" w:cstheme="majorHAnsi"/>
            <w:i/>
            <w:iCs/>
            <w:lang w:val="en-US"/>
          </w:rPr>
          <w:delText>Esox masquinongy</w:delText>
        </w:r>
        <w:r w:rsidRPr="00A25569" w:rsidDel="00BD61A9">
          <w:rPr>
            <w:rFonts w:asciiTheme="majorHAnsi" w:hAnsiTheme="majorHAnsi" w:cstheme="majorHAnsi"/>
            <w:lang w:val="en-US"/>
          </w:rPr>
          <w:delText xml:space="preserve"> are susceptible to the black spot disease (see Table S11). Based on the data from all the sampling methods, the regional community prevalence is 29.</w:delText>
        </w:r>
        <w:r w:rsidR="005F23B2" w:rsidRPr="00A25569" w:rsidDel="00BD61A9">
          <w:rPr>
            <w:rFonts w:asciiTheme="majorHAnsi" w:hAnsiTheme="majorHAnsi" w:cstheme="majorHAnsi"/>
            <w:lang w:val="en-US"/>
          </w:rPr>
          <w:delText>55</w:delText>
        </w:r>
        <w:r w:rsidRPr="00A25569" w:rsidDel="00BD61A9">
          <w:rPr>
            <w:rFonts w:asciiTheme="majorHAnsi" w:hAnsiTheme="majorHAnsi" w:cstheme="majorHAnsi"/>
            <w:lang w:val="en-US"/>
          </w:rPr>
          <w:delText xml:space="preserve"> %, </w:delText>
        </w:r>
        <w:r w:rsidR="00885DC8" w:rsidRPr="00A25569" w:rsidDel="00BD61A9">
          <w:rPr>
            <w:rFonts w:asciiTheme="majorHAnsi" w:hAnsiTheme="majorHAnsi" w:cstheme="majorHAnsi"/>
            <w:lang w:val="en-US"/>
          </w:rPr>
          <w:delText xml:space="preserve">the </w:delText>
        </w:r>
        <w:r w:rsidRPr="00A25569" w:rsidDel="00BD61A9">
          <w:rPr>
            <w:rFonts w:asciiTheme="majorHAnsi" w:hAnsiTheme="majorHAnsi" w:cstheme="majorHAnsi"/>
            <w:lang w:val="en-US"/>
          </w:rPr>
          <w:delText>local (</w:delText>
        </w:r>
        <w:r w:rsidRPr="00A25569" w:rsidDel="00BD61A9">
          <w:rPr>
            <w:rFonts w:asciiTheme="majorHAnsi" w:hAnsiTheme="majorHAnsi" w:cstheme="majorHAnsi"/>
            <w:i/>
            <w:iCs/>
            <w:lang w:val="en-US"/>
          </w:rPr>
          <w:delText>i.e</w:delText>
        </w:r>
        <w:r w:rsidRPr="00A25569" w:rsidDel="00BD61A9">
          <w:rPr>
            <w:rFonts w:asciiTheme="majorHAnsi" w:hAnsiTheme="majorHAnsi" w:cstheme="majorHAnsi"/>
            <w:lang w:val="en-US"/>
          </w:rPr>
          <w:delText>.</w:delText>
        </w:r>
        <w:r w:rsidR="00D7703C" w:rsidRPr="00A25569" w:rsidDel="00BD61A9">
          <w:rPr>
            <w:rFonts w:asciiTheme="majorHAnsi" w:hAnsiTheme="majorHAnsi" w:cstheme="majorHAnsi"/>
            <w:lang w:val="en-US"/>
          </w:rPr>
          <w:delText>,</w:delText>
        </w:r>
        <w:r w:rsidRPr="00A25569" w:rsidDel="00BD61A9">
          <w:rPr>
            <w:rFonts w:asciiTheme="majorHAnsi" w:hAnsiTheme="majorHAnsi" w:cstheme="majorHAnsi"/>
            <w:lang w:val="en-US"/>
          </w:rPr>
          <w:delText xml:space="preserve"> lake) prevalence var</w:delText>
        </w:r>
        <w:r w:rsidR="00857128" w:rsidRPr="00A25569" w:rsidDel="00BD61A9">
          <w:rPr>
            <w:rFonts w:asciiTheme="majorHAnsi" w:hAnsiTheme="majorHAnsi" w:cstheme="majorHAnsi"/>
            <w:lang w:val="en-US"/>
          </w:rPr>
          <w:delText>ies</w:delText>
        </w:r>
        <w:r w:rsidRPr="00A25569" w:rsidDel="00BD61A9">
          <w:rPr>
            <w:rFonts w:asciiTheme="majorHAnsi" w:hAnsiTheme="majorHAnsi" w:cstheme="majorHAnsi"/>
            <w:lang w:val="en-US"/>
          </w:rPr>
          <w:delText xml:space="preserve"> between 0% and 7</w:delText>
        </w:r>
        <w:r w:rsidR="005F23B2" w:rsidRPr="00A25569" w:rsidDel="00BD61A9">
          <w:rPr>
            <w:rFonts w:asciiTheme="majorHAnsi" w:hAnsiTheme="majorHAnsi" w:cstheme="majorHAnsi"/>
            <w:lang w:val="en-US"/>
          </w:rPr>
          <w:delText>0.97</w:delText>
        </w:r>
        <w:r w:rsidRPr="00A25569" w:rsidDel="00BD61A9">
          <w:rPr>
            <w:rFonts w:asciiTheme="majorHAnsi" w:hAnsiTheme="majorHAnsi" w:cstheme="majorHAnsi"/>
            <w:lang w:val="en-US"/>
          </w:rPr>
          <w:delText xml:space="preserve">% (Table S12) and </w:delText>
        </w:r>
        <w:r w:rsidR="00885DC8" w:rsidRPr="00A25569" w:rsidDel="00BD61A9">
          <w:rPr>
            <w:rFonts w:asciiTheme="majorHAnsi" w:hAnsiTheme="majorHAnsi" w:cstheme="majorHAnsi"/>
            <w:lang w:val="en-US"/>
          </w:rPr>
          <w:delText xml:space="preserve">the </w:delText>
        </w:r>
        <w:r w:rsidRPr="00A25569" w:rsidDel="00BD61A9">
          <w:rPr>
            <w:rFonts w:asciiTheme="majorHAnsi" w:hAnsiTheme="majorHAnsi" w:cstheme="majorHAnsi"/>
            <w:lang w:val="en-US"/>
          </w:rPr>
          <w:delText>fine-scale prevalence (</w:delText>
        </w:r>
        <w:r w:rsidRPr="00A25569" w:rsidDel="00BD61A9">
          <w:rPr>
            <w:rFonts w:asciiTheme="majorHAnsi" w:hAnsiTheme="majorHAnsi" w:cstheme="majorHAnsi"/>
            <w:i/>
            <w:iCs/>
            <w:lang w:val="en-US"/>
          </w:rPr>
          <w:delText>i.e.</w:delText>
        </w:r>
        <w:r w:rsidR="00D7703C" w:rsidRPr="00A25569" w:rsidDel="00BD61A9">
          <w:rPr>
            <w:rFonts w:asciiTheme="majorHAnsi" w:hAnsiTheme="majorHAnsi" w:cstheme="majorHAnsi"/>
            <w:i/>
            <w:iCs/>
            <w:lang w:val="en-US"/>
          </w:rPr>
          <w:delText>,</w:delText>
        </w:r>
        <w:r w:rsidRPr="00A25569" w:rsidDel="00BD61A9">
          <w:rPr>
            <w:rFonts w:asciiTheme="majorHAnsi" w:hAnsiTheme="majorHAnsi" w:cstheme="majorHAnsi"/>
            <w:lang w:val="en-US"/>
          </w:rPr>
          <w:delText xml:space="preserve"> transects) var</w:delText>
        </w:r>
        <w:r w:rsidR="00857128" w:rsidRPr="00A25569" w:rsidDel="00BD61A9">
          <w:rPr>
            <w:rFonts w:asciiTheme="majorHAnsi" w:hAnsiTheme="majorHAnsi" w:cstheme="majorHAnsi"/>
            <w:lang w:val="en-US"/>
          </w:rPr>
          <w:delText>ies</w:delText>
        </w:r>
        <w:r w:rsidRPr="00A25569" w:rsidDel="00BD61A9">
          <w:rPr>
            <w:rFonts w:asciiTheme="majorHAnsi" w:hAnsiTheme="majorHAnsi" w:cstheme="majorHAnsi"/>
            <w:lang w:val="en-US"/>
          </w:rPr>
          <w:delText xml:space="preserve"> between 0% and 100% (Table S13). Our survey </w:delText>
        </w:r>
      </w:del>
      <w:del w:id="32" w:author="Binning Sandra Ann" w:date="2023-11-21T11:32:00Z">
        <w:r w:rsidRPr="00A25569" w:rsidDel="00BD61A9">
          <w:rPr>
            <w:rFonts w:asciiTheme="majorHAnsi" w:hAnsiTheme="majorHAnsi" w:cstheme="majorHAnsi"/>
            <w:lang w:val="en-US"/>
          </w:rPr>
          <w:delText xml:space="preserve">corroborates </w:delText>
        </w:r>
      </w:del>
      <w:del w:id="33" w:author="Binning Sandra Ann" w:date="2023-11-21T11:33:00Z">
        <w:r w:rsidRPr="00A25569" w:rsidDel="00BD61A9">
          <w:rPr>
            <w:rFonts w:asciiTheme="majorHAnsi" w:hAnsiTheme="majorHAnsi" w:cstheme="majorHAnsi"/>
            <w:lang w:val="en-US"/>
          </w:rPr>
          <w:delText>black spot infection in</w:delText>
        </w:r>
        <w:r w:rsidR="00885DC8" w:rsidRPr="00A25569" w:rsidDel="00BD61A9">
          <w:rPr>
            <w:rFonts w:asciiTheme="majorHAnsi" w:hAnsiTheme="majorHAnsi" w:cstheme="majorHAnsi"/>
            <w:lang w:val="en-US"/>
          </w:rPr>
          <w:delText xml:space="preserve"> pumpkinseed sunfish (</w:delText>
        </w:r>
        <w:r w:rsidRPr="00A25569" w:rsidDel="00BD61A9">
          <w:rPr>
            <w:rFonts w:asciiTheme="majorHAnsi" w:hAnsiTheme="majorHAnsi" w:cstheme="majorHAnsi"/>
            <w:i/>
            <w:iCs/>
            <w:lang w:val="en-US"/>
          </w:rPr>
          <w:delText>Lepomis gibbosus</w:delText>
        </w:r>
        <w:r w:rsidR="00885DC8" w:rsidRPr="00A25569" w:rsidDel="00BD61A9">
          <w:rPr>
            <w:rFonts w:asciiTheme="majorHAnsi" w:hAnsiTheme="majorHAnsi" w:cstheme="majorHAnsi"/>
            <w:lang w:val="en-US"/>
          </w:rPr>
          <w:delText>)</w:delText>
        </w:r>
        <w:r w:rsidRPr="00A25569" w:rsidDel="00BD61A9">
          <w:rPr>
            <w:rFonts w:asciiTheme="majorHAnsi" w:hAnsiTheme="majorHAnsi" w:cstheme="majorHAnsi"/>
            <w:lang w:val="en-US"/>
          </w:rPr>
          <w:delText xml:space="preserve">, </w:delText>
        </w:r>
        <w:r w:rsidR="00885DC8" w:rsidRPr="00A25569" w:rsidDel="00BD61A9">
          <w:rPr>
            <w:rFonts w:asciiTheme="majorHAnsi" w:hAnsiTheme="majorHAnsi" w:cstheme="majorHAnsi"/>
            <w:lang w:val="en-US"/>
          </w:rPr>
          <w:delText>rock bass (</w:delText>
        </w:r>
        <w:r w:rsidRPr="00A25569" w:rsidDel="00BD61A9">
          <w:rPr>
            <w:rFonts w:asciiTheme="majorHAnsi" w:hAnsiTheme="majorHAnsi" w:cstheme="majorHAnsi"/>
            <w:i/>
            <w:iCs/>
            <w:lang w:val="en-US"/>
          </w:rPr>
          <w:delText>Ambloplites rupestris</w:delText>
        </w:r>
        <w:r w:rsidR="00885DC8" w:rsidRPr="00A25569" w:rsidDel="00BD61A9">
          <w:rPr>
            <w:rFonts w:asciiTheme="majorHAnsi" w:hAnsiTheme="majorHAnsi" w:cstheme="majorHAnsi"/>
            <w:lang w:val="en-US"/>
          </w:rPr>
          <w:delText>)</w:delText>
        </w:r>
        <w:r w:rsidRPr="00A25569" w:rsidDel="00BD61A9">
          <w:rPr>
            <w:rFonts w:asciiTheme="majorHAnsi" w:hAnsiTheme="majorHAnsi" w:cstheme="majorHAnsi"/>
            <w:lang w:val="en-US"/>
          </w:rPr>
          <w:delText>,</w:delText>
        </w:r>
        <w:r w:rsidR="00885DC8" w:rsidRPr="00A25569" w:rsidDel="00BD61A9">
          <w:rPr>
            <w:rFonts w:asciiTheme="majorHAnsi" w:hAnsiTheme="majorHAnsi" w:cstheme="majorHAnsi"/>
            <w:lang w:val="en-US"/>
          </w:rPr>
          <w:delText xml:space="preserve"> yellow perch</w:delText>
        </w:r>
        <w:r w:rsidRPr="00A25569" w:rsidDel="00BD61A9">
          <w:rPr>
            <w:rFonts w:asciiTheme="majorHAnsi" w:hAnsiTheme="majorHAnsi" w:cstheme="majorHAnsi"/>
            <w:lang w:val="en-US"/>
          </w:rPr>
          <w:delText xml:space="preserve"> </w:delText>
        </w:r>
        <w:r w:rsidR="00885DC8" w:rsidRPr="00A25569" w:rsidDel="00BD61A9">
          <w:rPr>
            <w:rFonts w:asciiTheme="majorHAnsi" w:hAnsiTheme="majorHAnsi" w:cstheme="majorHAnsi"/>
            <w:lang w:val="en-US"/>
          </w:rPr>
          <w:delText>(</w:delText>
        </w:r>
        <w:r w:rsidRPr="00A25569" w:rsidDel="00BD61A9">
          <w:rPr>
            <w:rFonts w:asciiTheme="majorHAnsi" w:hAnsiTheme="majorHAnsi" w:cstheme="majorHAnsi"/>
            <w:i/>
            <w:iCs/>
            <w:lang w:val="en-US"/>
          </w:rPr>
          <w:delText>Perca flavescens</w:delText>
        </w:r>
        <w:r w:rsidR="00885DC8" w:rsidRPr="00A25569" w:rsidDel="00BD61A9">
          <w:rPr>
            <w:rFonts w:asciiTheme="majorHAnsi" w:hAnsiTheme="majorHAnsi" w:cstheme="majorHAnsi"/>
            <w:lang w:val="en-US"/>
          </w:rPr>
          <w:delText>)</w:delText>
        </w:r>
        <w:r w:rsidRPr="00A25569" w:rsidDel="00BD61A9">
          <w:rPr>
            <w:rFonts w:asciiTheme="majorHAnsi" w:hAnsiTheme="majorHAnsi" w:cstheme="majorHAnsi"/>
            <w:lang w:val="en-US"/>
          </w:rPr>
          <w:delText xml:space="preserve">, </w:delText>
        </w:r>
      </w:del>
      <w:del w:id="34" w:author="Binning Sandra Ann" w:date="2023-11-21T11:32:00Z">
        <w:r w:rsidR="00885DC8" w:rsidRPr="00A25569" w:rsidDel="00BD61A9">
          <w:rPr>
            <w:rFonts w:asciiTheme="majorHAnsi" w:hAnsiTheme="majorHAnsi" w:cstheme="majorHAnsi"/>
            <w:lang w:val="en-US"/>
          </w:rPr>
          <w:delText xml:space="preserve">Smallmouth </w:delText>
        </w:r>
      </w:del>
      <w:del w:id="35" w:author="Binning Sandra Ann" w:date="2023-11-21T11:33:00Z">
        <w:r w:rsidR="00885DC8" w:rsidRPr="00A25569" w:rsidDel="00BD61A9">
          <w:rPr>
            <w:rFonts w:asciiTheme="majorHAnsi" w:hAnsiTheme="majorHAnsi" w:cstheme="majorHAnsi"/>
            <w:lang w:val="en-US"/>
          </w:rPr>
          <w:delText>bass (</w:delText>
        </w:r>
        <w:r w:rsidRPr="00A25569" w:rsidDel="00BD61A9">
          <w:rPr>
            <w:rFonts w:asciiTheme="majorHAnsi" w:hAnsiTheme="majorHAnsi" w:cstheme="majorHAnsi"/>
            <w:i/>
            <w:iCs/>
            <w:lang w:val="en-US"/>
          </w:rPr>
          <w:delText>Micropterus dolomieu</w:delText>
        </w:r>
        <w:r w:rsidR="00885DC8" w:rsidRPr="00A25569" w:rsidDel="00BD61A9">
          <w:rPr>
            <w:rFonts w:asciiTheme="majorHAnsi" w:hAnsiTheme="majorHAnsi" w:cstheme="majorHAnsi"/>
            <w:lang w:val="en-US"/>
          </w:rPr>
          <w:delText>)</w:delText>
        </w:r>
        <w:r w:rsidRPr="00A25569" w:rsidDel="00BD61A9">
          <w:rPr>
            <w:rFonts w:asciiTheme="majorHAnsi" w:hAnsiTheme="majorHAnsi" w:cstheme="majorHAnsi"/>
            <w:lang w:val="en-US"/>
          </w:rPr>
          <w:delText xml:space="preserve">, </w:delText>
        </w:r>
        <w:r w:rsidR="00885DC8" w:rsidRPr="00A25569" w:rsidDel="00BD61A9">
          <w:rPr>
            <w:rFonts w:asciiTheme="majorHAnsi" w:hAnsiTheme="majorHAnsi" w:cstheme="majorHAnsi"/>
            <w:lang w:val="en-US"/>
          </w:rPr>
          <w:delText>creek chub (</w:delText>
        </w:r>
        <w:r w:rsidRPr="00A25569" w:rsidDel="00BD61A9">
          <w:rPr>
            <w:rFonts w:asciiTheme="majorHAnsi" w:hAnsiTheme="majorHAnsi" w:cstheme="majorHAnsi"/>
            <w:i/>
            <w:iCs/>
            <w:lang w:val="en-US"/>
          </w:rPr>
          <w:delText>Semotilus atromaculatus</w:delText>
        </w:r>
        <w:r w:rsidR="00885DC8" w:rsidRPr="00A25569" w:rsidDel="00BD61A9">
          <w:rPr>
            <w:rFonts w:asciiTheme="majorHAnsi" w:hAnsiTheme="majorHAnsi" w:cstheme="majorHAnsi"/>
            <w:lang w:val="en-US"/>
          </w:rPr>
          <w:delText>)</w:delText>
        </w:r>
        <w:r w:rsidRPr="00A25569" w:rsidDel="00BD61A9">
          <w:rPr>
            <w:rFonts w:asciiTheme="majorHAnsi" w:hAnsiTheme="majorHAnsi" w:cstheme="majorHAnsi"/>
            <w:lang w:val="en-US"/>
          </w:rPr>
          <w:delText xml:space="preserve"> and </w:delText>
        </w:r>
        <w:r w:rsidR="00885DC8" w:rsidRPr="00A25569" w:rsidDel="00BD61A9">
          <w:rPr>
            <w:rFonts w:asciiTheme="majorHAnsi" w:hAnsiTheme="majorHAnsi" w:cstheme="majorHAnsi"/>
            <w:lang w:val="en-US"/>
          </w:rPr>
          <w:delText>fathead minnow (</w:delText>
        </w:r>
        <w:r w:rsidRPr="00A25569" w:rsidDel="00BD61A9">
          <w:rPr>
            <w:rFonts w:asciiTheme="majorHAnsi" w:hAnsiTheme="majorHAnsi" w:cstheme="majorHAnsi"/>
            <w:i/>
            <w:iCs/>
            <w:lang w:val="en-US"/>
          </w:rPr>
          <w:delText>Pimephales promelas</w:delText>
        </w:r>
        <w:r w:rsidR="00885DC8" w:rsidRPr="00A25569" w:rsidDel="00BD61A9">
          <w:rPr>
            <w:rFonts w:asciiTheme="majorHAnsi" w:hAnsiTheme="majorHAnsi" w:cstheme="majorHAnsi"/>
            <w:lang w:val="en-US"/>
          </w:rPr>
          <w:delText>)</w:delText>
        </w:r>
        <w:r w:rsidRPr="00A25569" w:rsidDel="00BD61A9">
          <w:rPr>
            <w:rFonts w:asciiTheme="majorHAnsi" w:hAnsiTheme="majorHAnsi" w:cstheme="majorHAnsi"/>
            <w:lang w:val="en-US"/>
          </w:rPr>
          <w:delText xml:space="preserve">. </w:delText>
        </w:r>
      </w:del>
    </w:p>
    <w:p w14:paraId="0F8D17EF" w14:textId="5C6DE8E8" w:rsidR="00CF4537" w:rsidRPr="00A25569" w:rsidDel="00BD61A9" w:rsidRDefault="00CF4537" w:rsidP="000A02D6">
      <w:pPr>
        <w:spacing w:line="360" w:lineRule="auto"/>
        <w:jc w:val="both"/>
        <w:rPr>
          <w:del w:id="36" w:author="Binning Sandra Ann" w:date="2023-11-21T11:33:00Z"/>
          <w:rFonts w:asciiTheme="majorHAnsi" w:hAnsiTheme="majorHAnsi" w:cstheme="majorHAnsi"/>
          <w:lang w:val="en-US"/>
        </w:rPr>
      </w:pPr>
    </w:p>
    <w:p w14:paraId="372696A6" w14:textId="072757A1" w:rsidR="00DC4347" w:rsidRPr="00A25569" w:rsidDel="00BD61A9" w:rsidRDefault="00885DC8" w:rsidP="000A02D6">
      <w:pPr>
        <w:spacing w:line="360" w:lineRule="auto"/>
        <w:ind w:firstLine="708"/>
        <w:jc w:val="both"/>
        <w:rPr>
          <w:del w:id="37" w:author="Binning Sandra Ann" w:date="2023-11-21T11:33:00Z"/>
          <w:rFonts w:asciiTheme="majorHAnsi" w:hAnsiTheme="majorHAnsi" w:cstheme="majorHAnsi"/>
          <w:lang w:val="en-US"/>
        </w:rPr>
      </w:pPr>
      <w:del w:id="38" w:author="Binning Sandra Ann" w:date="2023-11-21T11:33:00Z">
        <w:r w:rsidRPr="00A25569" w:rsidDel="00BD61A9">
          <w:rPr>
            <w:rFonts w:asciiTheme="majorHAnsi" w:hAnsiTheme="majorHAnsi" w:cstheme="majorHAnsi"/>
            <w:lang w:val="en-US"/>
          </w:rPr>
          <w:delText>The r</w:delText>
        </w:r>
        <w:r w:rsidR="00DC4347" w:rsidRPr="00A25569" w:rsidDel="00BD61A9">
          <w:rPr>
            <w:rFonts w:asciiTheme="majorHAnsi" w:hAnsiTheme="majorHAnsi" w:cstheme="majorHAnsi"/>
            <w:lang w:val="en-US"/>
          </w:rPr>
          <w:delText xml:space="preserve">esults for TN and TP concentrations are presented in Table S14 along with physico-chemistry measurements. </w:delText>
        </w:r>
        <w:r w:rsidRPr="00A25569" w:rsidDel="00BD61A9">
          <w:rPr>
            <w:rFonts w:asciiTheme="majorHAnsi" w:hAnsiTheme="majorHAnsi" w:cstheme="majorHAnsi"/>
            <w:lang w:val="en-US"/>
          </w:rPr>
          <w:delText>The m</w:delText>
        </w:r>
        <w:r w:rsidR="00DC4347" w:rsidRPr="00A25569" w:rsidDel="00BD61A9">
          <w:rPr>
            <w:rFonts w:asciiTheme="majorHAnsi" w:hAnsiTheme="majorHAnsi" w:cstheme="majorHAnsi"/>
            <w:lang w:val="en-US"/>
          </w:rPr>
          <w:delText xml:space="preserve">ean habitat descriptions are presented in Table S15 for each transect. </w:delText>
        </w:r>
      </w:del>
    </w:p>
    <w:p w14:paraId="39B8EBA2" w14:textId="1D9AB886" w:rsidR="00CF4537" w:rsidRPr="00A25569" w:rsidRDefault="00CF4537" w:rsidP="000A02D6">
      <w:pPr>
        <w:spacing w:line="360" w:lineRule="auto"/>
        <w:jc w:val="both"/>
        <w:rPr>
          <w:rFonts w:asciiTheme="majorHAnsi" w:hAnsiTheme="majorHAnsi" w:cstheme="majorHAnsi"/>
          <w:lang w:val="en-US"/>
        </w:rPr>
      </w:pPr>
    </w:p>
    <w:p w14:paraId="06348743" w14:textId="7DDF3C2D" w:rsidR="00CF4537" w:rsidRPr="00A25569" w:rsidRDefault="00CF4537" w:rsidP="000A02D6">
      <w:pPr>
        <w:pStyle w:val="Titre2"/>
        <w:spacing w:line="360" w:lineRule="auto"/>
        <w:rPr>
          <w:b w:val="0"/>
          <w:bCs w:val="0"/>
          <w:i w:val="0"/>
          <w:iCs w:val="0"/>
        </w:rPr>
      </w:pPr>
      <w:r w:rsidRPr="00A25569">
        <w:t>2.4. Statistical</w:t>
      </w:r>
      <w:r w:rsidR="00CD5092" w:rsidRPr="00A25569">
        <w:t xml:space="preserve"> analyses </w:t>
      </w:r>
    </w:p>
    <w:p w14:paraId="2835CDEA" w14:textId="44487613" w:rsidR="00CF4537" w:rsidRPr="00A25569" w:rsidRDefault="00CF4537" w:rsidP="000A02D6">
      <w:pPr>
        <w:spacing w:line="360" w:lineRule="auto"/>
        <w:jc w:val="both"/>
        <w:rPr>
          <w:rFonts w:asciiTheme="majorHAnsi" w:hAnsiTheme="majorHAnsi" w:cstheme="majorHAnsi"/>
          <w:lang w:val="en-US"/>
        </w:rPr>
      </w:pPr>
    </w:p>
    <w:p w14:paraId="332942CE" w14:textId="06553189" w:rsidR="00CF4537" w:rsidRPr="00A25569" w:rsidRDefault="00942B14"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We employed the following procedures t</w:t>
      </w:r>
      <w:r w:rsidR="00CF4537" w:rsidRPr="00A25569">
        <w:rPr>
          <w:rFonts w:asciiTheme="majorHAnsi" w:hAnsiTheme="majorHAnsi" w:cstheme="majorHAnsi"/>
          <w:lang w:val="en-US"/>
        </w:rPr>
        <w:t>o describe the black spot prevalence pattern across multiple scales</w:t>
      </w:r>
      <w:r w:rsidRPr="00A25569">
        <w:rPr>
          <w:rFonts w:asciiTheme="majorHAnsi" w:hAnsiTheme="majorHAnsi" w:cstheme="majorHAnsi"/>
          <w:lang w:val="en-US"/>
        </w:rPr>
        <w:t xml:space="preserve"> (landscape, lake and site). </w:t>
      </w:r>
      <w:r w:rsidR="00CF4537" w:rsidRPr="00A25569">
        <w:rPr>
          <w:rFonts w:asciiTheme="majorHAnsi" w:hAnsiTheme="majorHAnsi" w:cstheme="majorHAnsi"/>
          <w:lang w:val="en-US"/>
        </w:rPr>
        <w:t>All data manipulations and analys</w:t>
      </w:r>
      <w:r w:rsidR="00CE164E" w:rsidRPr="00A25569">
        <w:rPr>
          <w:rFonts w:asciiTheme="majorHAnsi" w:hAnsiTheme="majorHAnsi" w:cstheme="majorHAnsi"/>
          <w:lang w:val="en-US"/>
        </w:rPr>
        <w:t>e</w:t>
      </w:r>
      <w:r w:rsidR="00CF4537" w:rsidRPr="00A25569">
        <w:rPr>
          <w:rFonts w:asciiTheme="majorHAnsi" w:hAnsiTheme="majorHAnsi" w:cstheme="majorHAnsi"/>
          <w:lang w:val="en-US"/>
        </w:rPr>
        <w:t xml:space="preserve">s were conducted </w:t>
      </w:r>
      <w:r w:rsidR="00152B97" w:rsidRPr="00A25569">
        <w:rPr>
          <w:rFonts w:asciiTheme="majorHAnsi" w:hAnsiTheme="majorHAnsi" w:cstheme="majorHAnsi"/>
          <w:lang w:val="en-US"/>
        </w:rPr>
        <w:t xml:space="preserve">using R </w:t>
      </w:r>
      <w:r w:rsidRPr="00A25569">
        <w:rPr>
          <w:rFonts w:asciiTheme="majorHAnsi" w:hAnsiTheme="majorHAnsi" w:cstheme="majorHAnsi"/>
          <w:lang w:val="en-US"/>
        </w:rPr>
        <w:t>(</w:t>
      </w:r>
      <w:r w:rsidR="00152B97" w:rsidRPr="00A25569">
        <w:rPr>
          <w:rFonts w:asciiTheme="majorHAnsi" w:hAnsiTheme="majorHAnsi" w:cstheme="majorHAnsi"/>
          <w:lang w:val="en-US"/>
        </w:rPr>
        <w:t xml:space="preserve">version </w:t>
      </w:r>
      <w:r w:rsidR="005F23B2" w:rsidRPr="00A25569">
        <w:rPr>
          <w:rFonts w:asciiTheme="majorHAnsi" w:hAnsiTheme="majorHAnsi" w:cstheme="majorHAnsi"/>
          <w:lang w:val="en-US"/>
        </w:rPr>
        <w:t>4.2.3</w:t>
      </w:r>
      <w:r w:rsidRPr="00A25569">
        <w:rPr>
          <w:rFonts w:asciiTheme="majorHAnsi" w:hAnsiTheme="majorHAnsi" w:cstheme="majorHAnsi"/>
          <w:lang w:val="en-US"/>
        </w:rPr>
        <w:t>).</w:t>
      </w:r>
      <w:r w:rsidR="00CF4537" w:rsidRPr="00A25569">
        <w:rPr>
          <w:rFonts w:asciiTheme="majorHAnsi" w:hAnsiTheme="majorHAnsi" w:cstheme="majorHAnsi"/>
          <w:lang w:val="en-US"/>
        </w:rPr>
        <w:t xml:space="preserve"> Lake Tracy was excluded from </w:t>
      </w:r>
      <w:r w:rsidR="00CE164E" w:rsidRPr="00A25569">
        <w:rPr>
          <w:rFonts w:asciiTheme="majorHAnsi" w:hAnsiTheme="majorHAnsi" w:cstheme="majorHAnsi"/>
          <w:lang w:val="en-US"/>
        </w:rPr>
        <w:t>the l</w:t>
      </w:r>
      <w:r w:rsidRPr="00A25569">
        <w:rPr>
          <w:rFonts w:asciiTheme="majorHAnsi" w:hAnsiTheme="majorHAnsi" w:cstheme="majorHAnsi"/>
          <w:lang w:val="en-US"/>
        </w:rPr>
        <w:t>ake</w:t>
      </w:r>
      <w:r w:rsidR="006B5525" w:rsidRPr="00A25569">
        <w:rPr>
          <w:rFonts w:asciiTheme="majorHAnsi" w:hAnsiTheme="majorHAnsi" w:cstheme="majorHAnsi"/>
          <w:lang w:val="en-US"/>
        </w:rPr>
        <w:t xml:space="preserve">-scale </w:t>
      </w:r>
      <w:r w:rsidR="00CF4537" w:rsidRPr="00A25569">
        <w:rPr>
          <w:rFonts w:asciiTheme="majorHAnsi" w:hAnsiTheme="majorHAnsi" w:cstheme="majorHAnsi"/>
          <w:lang w:val="en-US"/>
        </w:rPr>
        <w:t xml:space="preserve">analysis because of low </w:t>
      </w:r>
      <w:r w:rsidR="00512897"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abundance data </w:t>
      </w:r>
      <w:r w:rsidR="007F6B76">
        <w:rPr>
          <w:rFonts w:asciiTheme="majorHAnsi" w:hAnsiTheme="majorHAnsi" w:cstheme="majorHAnsi"/>
          <w:lang w:val="en-US"/>
        </w:rPr>
        <w:t xml:space="preserve">obtained with the fishing methods </w:t>
      </w:r>
      <w:r w:rsidR="00CF4537" w:rsidRPr="00A25569">
        <w:rPr>
          <w:rFonts w:asciiTheme="majorHAnsi" w:hAnsiTheme="majorHAnsi" w:cstheme="majorHAnsi"/>
          <w:lang w:val="en-US"/>
        </w:rPr>
        <w:t>(N = 1</w:t>
      </w:r>
      <w:r w:rsidR="00512897" w:rsidRPr="00A25569">
        <w:rPr>
          <w:rFonts w:asciiTheme="majorHAnsi" w:hAnsiTheme="majorHAnsi" w:cstheme="majorHAnsi"/>
          <w:lang w:val="en-US"/>
        </w:rPr>
        <w:t xml:space="preserve"> individual sampled</w:t>
      </w:r>
      <w:r w:rsidR="00CF4537" w:rsidRPr="00A25569">
        <w:rPr>
          <w:rFonts w:asciiTheme="majorHAnsi" w:hAnsiTheme="majorHAnsi" w:cstheme="majorHAnsi"/>
          <w:lang w:val="en-US"/>
        </w:rPr>
        <w:t>).</w:t>
      </w:r>
    </w:p>
    <w:p w14:paraId="50F4A689" w14:textId="716438A3" w:rsidR="00CF4537" w:rsidRPr="00A25569" w:rsidRDefault="00CF4537" w:rsidP="000A02D6">
      <w:pPr>
        <w:spacing w:line="360" w:lineRule="auto"/>
        <w:jc w:val="both"/>
        <w:rPr>
          <w:rFonts w:asciiTheme="majorHAnsi" w:hAnsiTheme="majorHAnsi" w:cstheme="majorHAnsi"/>
          <w:lang w:val="en-US"/>
        </w:rPr>
      </w:pPr>
    </w:p>
    <w:p w14:paraId="54A5BD78" w14:textId="354ABE9F"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-scale analysis, we </w:t>
      </w:r>
      <w:r w:rsidR="00067832" w:rsidRPr="00A25569">
        <w:rPr>
          <w:rFonts w:asciiTheme="majorHAnsi" w:hAnsiTheme="majorHAnsi" w:cstheme="majorHAnsi"/>
          <w:lang w:val="en-US"/>
        </w:rPr>
        <w:t xml:space="preserve">looked </w:t>
      </w:r>
      <w:r w:rsidRPr="00A25569">
        <w:rPr>
          <w:rFonts w:asciiTheme="majorHAnsi" w:hAnsiTheme="majorHAnsi" w:cstheme="majorHAnsi"/>
          <w:lang w:val="en-US"/>
        </w:rPr>
        <w:t>at the effect of the sampling design (here sampling method and</w:t>
      </w:r>
      <w:r w:rsidR="00942B14" w:rsidRPr="00A25569">
        <w:rPr>
          <w:rFonts w:asciiTheme="majorHAnsi" w:hAnsiTheme="majorHAnsi" w:cstheme="majorHAnsi"/>
          <w:lang w:val="en-US"/>
        </w:rPr>
        <w:t xml:space="preserve"> sampling effort</w:t>
      </w:r>
      <w:r w:rsidRPr="00A25569">
        <w:rPr>
          <w:rFonts w:asciiTheme="majorHAnsi" w:hAnsiTheme="majorHAnsi" w:cstheme="majorHAnsi"/>
          <w:lang w:val="en-US"/>
        </w:rPr>
        <w:t xml:space="preserve">) </w:t>
      </w:r>
      <w:r w:rsidR="00512897" w:rsidRPr="00A25569">
        <w:rPr>
          <w:rFonts w:asciiTheme="majorHAnsi" w:hAnsiTheme="majorHAnsi" w:cstheme="majorHAnsi"/>
          <w:lang w:val="en-US"/>
        </w:rPr>
        <w:t xml:space="preserve">on </w:t>
      </w:r>
      <w:r w:rsidRPr="00A25569">
        <w:rPr>
          <w:rFonts w:asciiTheme="majorHAnsi" w:hAnsiTheme="majorHAnsi" w:cstheme="majorHAnsi"/>
          <w:lang w:val="en-US"/>
        </w:rPr>
        <w:t>the estimation of</w:t>
      </w:r>
      <w:r w:rsidR="00512897" w:rsidRPr="00A25569">
        <w:rPr>
          <w:rFonts w:asciiTheme="majorHAnsi" w:hAnsiTheme="majorHAnsi" w:cstheme="majorHAnsi"/>
          <w:lang w:val="en-US"/>
        </w:rPr>
        <w:t xml:space="preserv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 prevalence. We used a resampling approach on the data from </w:t>
      </w:r>
      <w:r w:rsidR="00E909C2" w:rsidRPr="00A25569">
        <w:rPr>
          <w:rFonts w:asciiTheme="majorHAnsi" w:hAnsiTheme="majorHAnsi" w:cstheme="majorHAnsi"/>
          <w:lang w:val="en-US"/>
        </w:rPr>
        <w:t xml:space="preserve">the </w:t>
      </w:r>
      <w:r w:rsidRPr="00A25569">
        <w:rPr>
          <w:rFonts w:asciiTheme="majorHAnsi" w:hAnsiTheme="majorHAnsi" w:cstheme="majorHAnsi"/>
          <w:lang w:val="en-US"/>
        </w:rPr>
        <w:t xml:space="preserve">different sampling methods (minnow trap, seine net, </w:t>
      </w:r>
      <w:r w:rsidRPr="00A25569">
        <w:rPr>
          <w:rFonts w:asciiTheme="majorHAnsi" w:hAnsiTheme="majorHAnsi" w:cstheme="majorHAnsi"/>
          <w:lang w:val="en-US"/>
        </w:rPr>
        <w:lastRenderedPageBreak/>
        <w:t>transect</w:t>
      </w:r>
      <w:r w:rsidR="00E909C2" w:rsidRPr="00A25569">
        <w:rPr>
          <w:rFonts w:asciiTheme="majorHAnsi" w:hAnsiTheme="majorHAnsi" w:cstheme="majorHAnsi"/>
          <w:lang w:val="en-US"/>
        </w:rPr>
        <w:t>,</w:t>
      </w:r>
      <w:r w:rsidRPr="00A25569">
        <w:rPr>
          <w:rFonts w:asciiTheme="majorHAnsi" w:hAnsiTheme="majorHAnsi" w:cstheme="majorHAnsi"/>
          <w:lang w:val="en-US"/>
        </w:rPr>
        <w:t xml:space="preserve"> and all methods combined) to </w:t>
      </w:r>
      <w:r w:rsidR="00067832" w:rsidRPr="00A25569">
        <w:rPr>
          <w:rFonts w:asciiTheme="majorHAnsi" w:hAnsiTheme="majorHAnsi" w:cstheme="majorHAnsi"/>
          <w:lang w:val="en-US"/>
        </w:rPr>
        <w:t>investigate how</w:t>
      </w:r>
      <w:r w:rsidRPr="00A25569">
        <w:rPr>
          <w:rFonts w:asciiTheme="majorHAnsi" w:hAnsiTheme="majorHAnsi" w:cstheme="majorHAnsi"/>
          <w:lang w:val="en-US"/>
        </w:rPr>
        <w:t xml:space="preserve"> the infection prevalence </w:t>
      </w:r>
      <w:r w:rsidR="00067832" w:rsidRPr="00A25569">
        <w:rPr>
          <w:rFonts w:asciiTheme="majorHAnsi" w:hAnsiTheme="majorHAnsi" w:cstheme="majorHAnsi"/>
          <w:lang w:val="en-US"/>
        </w:rPr>
        <w:t xml:space="preserve">estimate changes with </w:t>
      </w:r>
      <w:r w:rsidRPr="00A25569">
        <w:rPr>
          <w:rFonts w:asciiTheme="majorHAnsi" w:hAnsiTheme="majorHAnsi" w:cstheme="majorHAnsi"/>
          <w:lang w:val="en-US"/>
        </w:rPr>
        <w:t xml:space="preserve">an increasing sampling </w:t>
      </w:r>
      <w:r w:rsidR="00A912D8" w:rsidRPr="00A25569">
        <w:rPr>
          <w:rFonts w:asciiTheme="majorHAnsi" w:hAnsiTheme="majorHAnsi" w:cstheme="majorHAnsi"/>
          <w:lang w:val="en-US"/>
        </w:rPr>
        <w:t xml:space="preserve">effort </w:t>
      </w:r>
      <w:r w:rsidRPr="00A25569">
        <w:rPr>
          <w:rFonts w:asciiTheme="majorHAnsi" w:hAnsiTheme="majorHAnsi" w:cstheme="majorHAnsi"/>
          <w:lang w:val="en-US"/>
        </w:rPr>
        <w:t>gradient.</w:t>
      </w:r>
      <w:r w:rsidR="009D028F" w:rsidRPr="00A25569">
        <w:rPr>
          <w:rFonts w:asciiTheme="majorHAnsi" w:hAnsiTheme="majorHAnsi" w:cstheme="majorHAnsi"/>
          <w:lang w:val="en-US"/>
        </w:rPr>
        <w:t xml:space="preserve"> </w:t>
      </w:r>
      <w:r w:rsidR="0061774E" w:rsidRPr="00A25569">
        <w:rPr>
          <w:rFonts w:asciiTheme="majorHAnsi" w:hAnsiTheme="majorHAnsi" w:cstheme="majorHAnsi"/>
          <w:lang w:val="en-US"/>
        </w:rPr>
        <w:t xml:space="preserve">The </w:t>
      </w:r>
      <w:r w:rsidR="00A55B8B" w:rsidRPr="00A25569">
        <w:rPr>
          <w:rFonts w:asciiTheme="majorHAnsi" w:hAnsiTheme="majorHAnsi" w:cstheme="majorHAnsi"/>
          <w:lang w:val="en-US"/>
        </w:rPr>
        <w:t xml:space="preserve">sampling effort </w:t>
      </w:r>
      <w:r w:rsidR="0061774E" w:rsidRPr="00A25569">
        <w:rPr>
          <w:rFonts w:asciiTheme="majorHAnsi" w:hAnsiTheme="majorHAnsi" w:cstheme="majorHAnsi"/>
          <w:lang w:val="en-US"/>
        </w:rPr>
        <w:t xml:space="preserve">prevalence was calculated as the number of infected </w:t>
      </w:r>
      <w:r w:rsidR="00512897" w:rsidRPr="00A25569">
        <w:rPr>
          <w:rFonts w:asciiTheme="majorHAnsi" w:hAnsiTheme="majorHAnsi" w:cstheme="majorHAnsi"/>
          <w:lang w:val="en-US"/>
        </w:rPr>
        <w:t xml:space="preserve">individuals </w:t>
      </w:r>
      <w:r w:rsidR="0061774E" w:rsidRPr="00A25569">
        <w:rPr>
          <w:rFonts w:asciiTheme="majorHAnsi" w:hAnsiTheme="majorHAnsi" w:cstheme="majorHAnsi"/>
          <w:lang w:val="en-US"/>
        </w:rPr>
        <w:t>divided by t</w:t>
      </w:r>
      <w:r w:rsidR="00C6092D" w:rsidRPr="00A25569">
        <w:rPr>
          <w:rFonts w:asciiTheme="majorHAnsi" w:hAnsiTheme="majorHAnsi" w:cstheme="majorHAnsi"/>
          <w:lang w:val="en-US"/>
        </w:rPr>
        <w:t>he t</w:t>
      </w:r>
      <w:r w:rsidR="0061774E" w:rsidRPr="00A25569">
        <w:rPr>
          <w:rFonts w:asciiTheme="majorHAnsi" w:hAnsiTheme="majorHAnsi" w:cstheme="majorHAnsi"/>
          <w:lang w:val="en-US"/>
        </w:rPr>
        <w:t>otal number of individuals</w:t>
      </w:r>
      <w:r w:rsidR="00A55B8B" w:rsidRPr="00A25569">
        <w:rPr>
          <w:rFonts w:asciiTheme="majorHAnsi" w:hAnsiTheme="majorHAnsi" w:cstheme="majorHAnsi"/>
          <w:lang w:val="en-US"/>
        </w:rPr>
        <w:t xml:space="preserve"> regardless </w:t>
      </w:r>
      <w:r w:rsidR="00C6092D" w:rsidRPr="00A25569">
        <w:rPr>
          <w:rFonts w:asciiTheme="majorHAnsi" w:hAnsiTheme="majorHAnsi" w:cstheme="majorHAnsi"/>
          <w:lang w:val="en-US"/>
        </w:rPr>
        <w:t>of</w:t>
      </w:r>
      <w:r w:rsidR="00A55B8B" w:rsidRPr="00A25569">
        <w:rPr>
          <w:rFonts w:asciiTheme="majorHAnsi" w:hAnsiTheme="majorHAnsi" w:cstheme="majorHAnsi"/>
          <w:lang w:val="en-US"/>
        </w:rPr>
        <w:t xml:space="preserve"> the lake </w:t>
      </w:r>
      <w:r w:rsidR="00512897" w:rsidRPr="00A25569">
        <w:rPr>
          <w:rFonts w:asciiTheme="majorHAnsi" w:hAnsiTheme="majorHAnsi" w:cstheme="majorHAnsi"/>
          <w:lang w:val="en-US"/>
        </w:rPr>
        <w:t>sampled</w:t>
      </w:r>
      <w:r w:rsidR="00A55B8B" w:rsidRPr="00A25569">
        <w:rPr>
          <w:rFonts w:asciiTheme="majorHAnsi" w:hAnsiTheme="majorHAnsi" w:cstheme="majorHAnsi"/>
          <w:lang w:val="en-US"/>
        </w:rPr>
        <w:t xml:space="preserve">. </w:t>
      </w:r>
      <w:r w:rsidR="00067832" w:rsidRPr="00A25569">
        <w:rPr>
          <w:rFonts w:asciiTheme="majorHAnsi" w:hAnsiTheme="majorHAnsi" w:cstheme="majorHAnsi"/>
          <w:lang w:val="en-US"/>
        </w:rPr>
        <w:t xml:space="preserve">For each sampling method, </w:t>
      </w:r>
      <w:r w:rsidR="0061774E" w:rsidRPr="00A25569">
        <w:rPr>
          <w:rFonts w:asciiTheme="majorHAnsi" w:hAnsiTheme="majorHAnsi" w:cstheme="majorHAnsi"/>
          <w:lang w:val="en-US"/>
        </w:rPr>
        <w:t>w</w:t>
      </w:r>
      <w:r w:rsidR="009D028F" w:rsidRPr="00A25569">
        <w:rPr>
          <w:rFonts w:asciiTheme="majorHAnsi" w:hAnsiTheme="majorHAnsi" w:cstheme="majorHAnsi"/>
          <w:lang w:val="en-US"/>
        </w:rPr>
        <w:t xml:space="preserve">e randomly </w:t>
      </w:r>
      <w:r w:rsidR="0055785C">
        <w:rPr>
          <w:rFonts w:asciiTheme="majorHAnsi" w:hAnsiTheme="majorHAnsi" w:cstheme="majorHAnsi"/>
          <w:lang w:val="en-US"/>
        </w:rPr>
        <w:t>selected</w:t>
      </w:r>
      <w:r w:rsidR="00A55B8B" w:rsidRPr="00A25569">
        <w:rPr>
          <w:rFonts w:asciiTheme="majorHAnsi" w:hAnsiTheme="majorHAnsi" w:cstheme="majorHAnsi"/>
          <w:lang w:val="en-US"/>
        </w:rPr>
        <w:t xml:space="preserve"> </w:t>
      </w:r>
      <w:r w:rsidR="0061774E" w:rsidRPr="00A25569">
        <w:rPr>
          <w:rFonts w:asciiTheme="majorHAnsi" w:hAnsiTheme="majorHAnsi" w:cstheme="majorHAnsi"/>
          <w:lang w:val="en-US"/>
        </w:rPr>
        <w:t>N number of samples from our data</w:t>
      </w:r>
      <w:r w:rsidR="00A55B8B" w:rsidRPr="00A25569">
        <w:rPr>
          <w:rFonts w:asciiTheme="majorHAnsi" w:hAnsiTheme="majorHAnsi" w:cstheme="majorHAnsi"/>
          <w:lang w:val="en-US"/>
        </w:rPr>
        <w:t xml:space="preserve"> to estimate the landscape (weighted mean) prevalence</w:t>
      </w:r>
      <w:r w:rsidR="00AC6471" w:rsidRPr="00A25569">
        <w:rPr>
          <w:rFonts w:asciiTheme="majorHAnsi" w:hAnsiTheme="majorHAnsi" w:cstheme="majorHAnsi"/>
          <w:lang w:val="en-US"/>
        </w:rPr>
        <w:t xml:space="preserve">. </w:t>
      </w:r>
      <w:r w:rsidR="00A55B8B" w:rsidRPr="00A25569">
        <w:rPr>
          <w:rFonts w:asciiTheme="majorHAnsi" w:hAnsiTheme="majorHAnsi" w:cstheme="majorHAnsi"/>
          <w:lang w:val="en-US"/>
        </w:rPr>
        <w:t xml:space="preserve">The operation was repeated 999 times for a sampling gradient from 1 to 35 samples. </w:t>
      </w:r>
      <w:r w:rsidRPr="00A25569">
        <w:rPr>
          <w:rFonts w:asciiTheme="majorHAnsi" w:hAnsiTheme="majorHAnsi" w:cstheme="majorHAnsi"/>
          <w:lang w:val="en-US"/>
        </w:rPr>
        <w:t xml:space="preserve">A </w:t>
      </w:r>
      <w:r w:rsidR="00107761" w:rsidRPr="00A25569">
        <w:rPr>
          <w:rFonts w:asciiTheme="majorHAnsi" w:hAnsiTheme="majorHAnsi" w:cstheme="majorHAnsi"/>
          <w:lang w:val="en-US"/>
        </w:rPr>
        <w:t xml:space="preserve">local </w:t>
      </w:r>
      <w:r w:rsidRPr="00A25569">
        <w:rPr>
          <w:rFonts w:asciiTheme="majorHAnsi" w:hAnsiTheme="majorHAnsi" w:cstheme="majorHAnsi"/>
          <w:lang w:val="en-US"/>
        </w:rPr>
        <w:t>regression</w:t>
      </w:r>
      <w:r w:rsidR="00D123D3" w:rsidRPr="00A25569">
        <w:rPr>
          <w:rFonts w:asciiTheme="majorHAnsi" w:hAnsiTheme="majorHAnsi" w:cstheme="majorHAnsi"/>
          <w:lang w:val="en-US"/>
        </w:rPr>
        <w:t xml:space="preserve"> </w:t>
      </w:r>
      <w:r w:rsidRPr="00A25569">
        <w:rPr>
          <w:rFonts w:asciiTheme="majorHAnsi" w:hAnsiTheme="majorHAnsi" w:cstheme="majorHAnsi"/>
          <w:lang w:val="en-US"/>
        </w:rPr>
        <w:t xml:space="preserve">was then fitted to the </w:t>
      </w:r>
      <w:r w:rsidR="00A55B8B" w:rsidRPr="00A25569">
        <w:rPr>
          <w:rFonts w:asciiTheme="majorHAnsi" w:hAnsiTheme="majorHAnsi" w:cstheme="majorHAnsi"/>
          <w:lang w:val="en-US"/>
        </w:rPr>
        <w:t xml:space="preserve">landscape estimates generated by our simulation </w:t>
      </w:r>
      <w:r w:rsidR="0061495E" w:rsidRPr="00A25569">
        <w:rPr>
          <w:rFonts w:asciiTheme="majorHAnsi" w:hAnsiTheme="majorHAnsi" w:cstheme="majorHAnsi"/>
          <w:lang w:val="en-US"/>
        </w:rPr>
        <w:t>of</w:t>
      </w:r>
      <w:r w:rsidRPr="00A25569">
        <w:rPr>
          <w:rFonts w:asciiTheme="majorHAnsi" w:hAnsiTheme="majorHAnsi" w:cstheme="majorHAnsi"/>
          <w:lang w:val="en-US"/>
        </w:rPr>
        <w:t xml:space="preserve"> each </w:t>
      </w:r>
      <w:r w:rsidR="00107761" w:rsidRPr="00A25569">
        <w:rPr>
          <w:rFonts w:asciiTheme="majorHAnsi" w:hAnsiTheme="majorHAnsi" w:cstheme="majorHAnsi"/>
          <w:lang w:val="en-US"/>
        </w:rPr>
        <w:t xml:space="preserve">sampling effort value </w:t>
      </w:r>
      <w:r w:rsidR="00A912D8" w:rsidRPr="00A25569">
        <w:rPr>
          <w:rFonts w:asciiTheme="majorHAnsi" w:hAnsiTheme="majorHAnsi" w:cstheme="majorHAnsi"/>
          <w:lang w:val="en-US"/>
        </w:rPr>
        <w:t xml:space="preserve">(N) </w:t>
      </w:r>
      <w:r w:rsidR="00E909C2" w:rsidRPr="00A25569">
        <w:rPr>
          <w:rFonts w:asciiTheme="majorHAnsi" w:hAnsiTheme="majorHAnsi" w:cstheme="majorHAnsi"/>
          <w:lang w:val="en-US"/>
        </w:rPr>
        <w:t>for visualizatio</w:t>
      </w:r>
      <w:r w:rsidR="00107761" w:rsidRPr="00A25569">
        <w:rPr>
          <w:rFonts w:asciiTheme="majorHAnsi" w:hAnsiTheme="majorHAnsi" w:cstheme="majorHAnsi"/>
          <w:lang w:val="en-US"/>
        </w:rPr>
        <w:t xml:space="preserve">n of the </w:t>
      </w:r>
      <w:r w:rsidR="00A912D8" w:rsidRPr="00A25569">
        <w:rPr>
          <w:rFonts w:asciiTheme="majorHAnsi" w:hAnsiTheme="majorHAnsi" w:cstheme="majorHAnsi"/>
          <w:lang w:val="en-US"/>
        </w:rPr>
        <w:t>tendency through the sampling gradient</w:t>
      </w:r>
      <w:r w:rsidR="00D123D3" w:rsidRPr="00A25569">
        <w:rPr>
          <w:rFonts w:asciiTheme="majorHAnsi" w:hAnsiTheme="majorHAnsi" w:cstheme="majorHAnsi"/>
          <w:lang w:val="en-US"/>
        </w:rPr>
        <w:t xml:space="preserve">. </w:t>
      </w:r>
      <w:r w:rsidR="00A912D8" w:rsidRPr="00A25569">
        <w:rPr>
          <w:rFonts w:asciiTheme="majorHAnsi" w:hAnsiTheme="majorHAnsi" w:cstheme="majorHAnsi"/>
          <w:lang w:val="en-US"/>
        </w:rPr>
        <w:t>We</w:t>
      </w:r>
      <w:r w:rsidR="002F3259" w:rsidRPr="00A25569">
        <w:rPr>
          <w:rFonts w:asciiTheme="majorHAnsi" w:hAnsiTheme="majorHAnsi" w:cstheme="majorHAnsi"/>
          <w:lang w:val="en-US"/>
        </w:rPr>
        <w:t xml:space="preserve"> </w:t>
      </w:r>
      <w:r w:rsidR="00F61136" w:rsidRPr="00A25569">
        <w:rPr>
          <w:rFonts w:asciiTheme="majorHAnsi" w:hAnsiTheme="majorHAnsi" w:cstheme="majorHAnsi"/>
          <w:lang w:val="en-US"/>
        </w:rPr>
        <w:t xml:space="preserve">estimated </w:t>
      </w:r>
      <w:r w:rsidR="0061495E" w:rsidRPr="00A25569">
        <w:rPr>
          <w:rFonts w:asciiTheme="majorHAnsi" w:hAnsiTheme="majorHAnsi" w:cstheme="majorHAnsi"/>
          <w:lang w:val="en-US"/>
        </w:rPr>
        <w:t>the final landscape prevalence and the approximate sampling effort</w:t>
      </w:r>
      <w:r w:rsidR="00F61136" w:rsidRPr="00A25569">
        <w:rPr>
          <w:rFonts w:asciiTheme="majorHAnsi" w:hAnsiTheme="majorHAnsi" w:cstheme="majorHAnsi"/>
          <w:lang w:val="en-US"/>
        </w:rPr>
        <w:t xml:space="preserve"> needed to reach a steady prevalence value</w:t>
      </w:r>
      <w:r w:rsidR="00A912D8" w:rsidRPr="00A25569">
        <w:rPr>
          <w:rFonts w:asciiTheme="majorHAnsi" w:hAnsiTheme="majorHAnsi" w:cstheme="majorHAnsi"/>
          <w:lang w:val="en-US"/>
        </w:rPr>
        <w:t xml:space="preserve"> for each method</w:t>
      </w:r>
      <w:r w:rsidR="00F61136" w:rsidRPr="00A25569">
        <w:rPr>
          <w:rFonts w:asciiTheme="majorHAnsi" w:hAnsiTheme="majorHAnsi" w:cstheme="majorHAnsi"/>
          <w:lang w:val="en-US"/>
        </w:rPr>
        <w:t xml:space="preserve">. </w:t>
      </w:r>
    </w:p>
    <w:p w14:paraId="75628D6A" w14:textId="77C6C377" w:rsidR="00CF4537" w:rsidRPr="00A25569" w:rsidRDefault="00CF4537" w:rsidP="000A02D6">
      <w:pPr>
        <w:spacing w:line="360" w:lineRule="auto"/>
        <w:jc w:val="both"/>
        <w:rPr>
          <w:rFonts w:asciiTheme="majorHAnsi" w:hAnsiTheme="majorHAnsi" w:cstheme="majorHAnsi"/>
          <w:lang w:val="en-US"/>
        </w:rPr>
      </w:pPr>
    </w:p>
    <w:p w14:paraId="60D82021" w14:textId="09A9BC62"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For the l</w:t>
      </w:r>
      <w:r w:rsidR="00D123D3" w:rsidRPr="00A25569">
        <w:rPr>
          <w:rFonts w:asciiTheme="majorHAnsi" w:hAnsiTheme="majorHAnsi" w:cstheme="majorHAnsi"/>
          <w:lang w:val="en-US"/>
        </w:rPr>
        <w:t>ake</w:t>
      </w:r>
      <w:r w:rsidRPr="00A25569">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sidRPr="00A25569">
        <w:rPr>
          <w:rFonts w:asciiTheme="majorHAnsi" w:hAnsiTheme="majorHAnsi" w:cstheme="majorHAnsi"/>
          <w:lang w:val="en-US"/>
        </w:rPr>
        <w:t xml:space="preserve"> for each lake</w:t>
      </w:r>
      <w:r w:rsidRPr="00A25569">
        <w:rPr>
          <w:rFonts w:asciiTheme="majorHAnsi" w:hAnsiTheme="majorHAnsi" w:cstheme="majorHAnsi"/>
          <w:lang w:val="en-US"/>
        </w:rPr>
        <w:t>, and visualization was made with histograms</w:t>
      </w:r>
      <w:r w:rsidR="009D4D5C" w:rsidRPr="00A25569">
        <w:rPr>
          <w:rFonts w:asciiTheme="majorHAnsi" w:hAnsiTheme="majorHAnsi" w:cstheme="majorHAnsi"/>
          <w:lang w:val="en-US"/>
        </w:rPr>
        <w:t xml:space="preserve"> set at six bins to avoid gaps. </w:t>
      </w:r>
      <w:r w:rsidR="00E909C2" w:rsidRPr="00A25569">
        <w:rPr>
          <w:rFonts w:asciiTheme="majorHAnsi" w:hAnsiTheme="majorHAnsi" w:cstheme="majorHAnsi"/>
          <w:lang w:val="en-US"/>
        </w:rPr>
        <w:t>The distributions were then compared with the map of the study area (</w:t>
      </w:r>
      <w:r w:rsidR="00E909C2" w:rsidRPr="0055785C">
        <w:rPr>
          <w:rFonts w:asciiTheme="majorHAnsi" w:hAnsiTheme="majorHAnsi" w:cstheme="majorHAnsi"/>
          <w:highlight w:val="cyan"/>
          <w:lang w:val="en-US"/>
        </w:rPr>
        <w:t>Figure 2</w:t>
      </w:r>
      <w:r w:rsidR="00E909C2" w:rsidRPr="00A25569">
        <w:rPr>
          <w:rFonts w:asciiTheme="majorHAnsi" w:hAnsiTheme="majorHAnsi" w:cstheme="majorHAnsi"/>
          <w:lang w:val="en-US"/>
        </w:rPr>
        <w:t>) for spatial patterns.</w:t>
      </w:r>
    </w:p>
    <w:p w14:paraId="5E557F28" w14:textId="28D1EC1B" w:rsidR="00CF4537" w:rsidRPr="00A25569" w:rsidRDefault="00CF4537" w:rsidP="000A02D6">
      <w:pPr>
        <w:spacing w:line="360" w:lineRule="auto"/>
        <w:jc w:val="both"/>
        <w:rPr>
          <w:rFonts w:asciiTheme="majorHAnsi" w:hAnsiTheme="majorHAnsi" w:cstheme="majorHAnsi"/>
          <w:lang w:val="en-US"/>
        </w:rPr>
      </w:pPr>
    </w:p>
    <w:p w14:paraId="7E9F92B0" w14:textId="0B5EA14D" w:rsidR="00BD61A9"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D4D5C" w:rsidRPr="00A25569">
        <w:rPr>
          <w:rFonts w:asciiTheme="majorHAnsi" w:hAnsiTheme="majorHAnsi" w:cstheme="majorHAnsi"/>
          <w:lang w:val="en-US"/>
        </w:rPr>
        <w:t>site</w:t>
      </w:r>
      <w:r w:rsidRPr="00A25569">
        <w:rPr>
          <w:rFonts w:asciiTheme="majorHAnsi" w:hAnsiTheme="majorHAnsi" w:cstheme="majorHAnsi"/>
          <w:lang w:val="en-US"/>
        </w:rPr>
        <w:t xml:space="preserve">-scale analysis, we modeled the </w:t>
      </w:r>
      <w:r w:rsidR="008655EB" w:rsidRPr="00A25569">
        <w:rPr>
          <w:rFonts w:asciiTheme="majorHAnsi" w:hAnsiTheme="majorHAnsi" w:cstheme="majorHAnsi"/>
          <w:lang w:val="en-US"/>
        </w:rPr>
        <w:t xml:space="preserve">relationships </w:t>
      </w:r>
      <w:r w:rsidRPr="00A25569">
        <w:rPr>
          <w:rFonts w:asciiTheme="majorHAnsi" w:hAnsiTheme="majorHAnsi" w:cstheme="majorHAnsi"/>
          <w:lang w:val="en-US"/>
        </w:rPr>
        <w:t xml:space="preserve">between environmental </w:t>
      </w:r>
      <w:r w:rsidR="00CD5092" w:rsidRPr="00A25569">
        <w:rPr>
          <w:rFonts w:asciiTheme="majorHAnsi" w:hAnsiTheme="majorHAnsi" w:cstheme="majorHAnsi"/>
          <w:lang w:val="en-US"/>
        </w:rPr>
        <w:t xml:space="preserve">drivers </w:t>
      </w:r>
      <w:r w:rsidRPr="00A25569">
        <w:rPr>
          <w:rFonts w:asciiTheme="majorHAnsi" w:hAnsiTheme="majorHAnsi" w:cstheme="majorHAnsi"/>
          <w:lang w:val="en-US"/>
        </w:rPr>
        <w:t xml:space="preserve">and the </w:t>
      </w:r>
      <w:r w:rsidR="00CD5092" w:rsidRPr="00A25569">
        <w:rPr>
          <w:rFonts w:asciiTheme="majorHAnsi" w:hAnsiTheme="majorHAnsi" w:cstheme="majorHAnsi"/>
          <w:lang w:val="en-US"/>
        </w:rPr>
        <w:t xml:space="preserve">community </w:t>
      </w:r>
      <w:r w:rsidRPr="00A25569">
        <w:rPr>
          <w:rFonts w:asciiTheme="majorHAnsi" w:hAnsiTheme="majorHAnsi" w:cstheme="majorHAnsi"/>
          <w:lang w:val="en-US"/>
        </w:rPr>
        <w:t xml:space="preserve">infection prevalence on a transect level. </w:t>
      </w:r>
      <w:r w:rsidR="00633827" w:rsidRPr="00A25569">
        <w:rPr>
          <w:rFonts w:asciiTheme="majorHAnsi" w:hAnsiTheme="majorHAnsi" w:cstheme="majorHAnsi"/>
          <w:lang w:val="en-US"/>
        </w:rPr>
        <w:t>We used the prevalence data from the transect method because it is the only method that allows an accurate association</w:t>
      </w:r>
      <w:r w:rsidR="008655EB" w:rsidRPr="00A25569">
        <w:rPr>
          <w:rFonts w:asciiTheme="majorHAnsi" w:hAnsiTheme="majorHAnsi" w:cstheme="majorHAnsi"/>
          <w:lang w:val="en-US"/>
        </w:rPr>
        <w:t xml:space="preserve"> of infection prevalence</w:t>
      </w:r>
      <w:r w:rsidR="00633827" w:rsidRPr="00A25569">
        <w:rPr>
          <w:rFonts w:asciiTheme="majorHAnsi" w:hAnsiTheme="majorHAnsi" w:cstheme="majorHAnsi"/>
          <w:lang w:val="en-US"/>
        </w:rPr>
        <w:t xml:space="preserve"> with </w:t>
      </w:r>
      <w:r w:rsidR="009947A2" w:rsidRPr="00A25569">
        <w:rPr>
          <w:rFonts w:asciiTheme="majorHAnsi" w:hAnsiTheme="majorHAnsi" w:cstheme="majorHAnsi"/>
          <w:lang w:val="en-US"/>
        </w:rPr>
        <w:t>all environmental variables (including those measured at the site-scale),</w:t>
      </w:r>
      <w:r w:rsidR="00E35A3E" w:rsidRPr="00A25569">
        <w:rPr>
          <w:rFonts w:asciiTheme="majorHAnsi" w:hAnsiTheme="majorHAnsi" w:cstheme="majorHAnsi"/>
          <w:lang w:val="en-US"/>
        </w:rPr>
        <w:t xml:space="preserve"> thus </w:t>
      </w:r>
      <w:r w:rsidR="008655EB" w:rsidRPr="00A25569">
        <w:rPr>
          <w:rFonts w:asciiTheme="majorHAnsi" w:hAnsiTheme="majorHAnsi" w:cstheme="majorHAnsi"/>
          <w:lang w:val="en-US"/>
        </w:rPr>
        <w:t xml:space="preserve">can best reveal the </w:t>
      </w:r>
      <w:r w:rsidR="00E35A3E" w:rsidRPr="00A25569">
        <w:rPr>
          <w:rFonts w:asciiTheme="majorHAnsi" w:hAnsiTheme="majorHAnsi" w:cstheme="majorHAnsi"/>
          <w:lang w:val="en-US"/>
        </w:rPr>
        <w:t>key drivers of infection</w:t>
      </w:r>
      <w:r w:rsidR="009947A2" w:rsidRPr="00A25569">
        <w:rPr>
          <w:rFonts w:asciiTheme="majorHAnsi" w:hAnsiTheme="majorHAnsi" w:cstheme="majorHAnsi"/>
          <w:lang w:val="en-US"/>
        </w:rPr>
        <w:t xml:space="preserve"> prevalence</w:t>
      </w:r>
      <w:r w:rsidR="00E35A3E" w:rsidRPr="00A25569">
        <w:rPr>
          <w:rFonts w:asciiTheme="majorHAnsi" w:hAnsiTheme="majorHAnsi" w:cstheme="majorHAnsi"/>
          <w:lang w:val="en-US"/>
        </w:rPr>
        <w:t xml:space="preserve">. </w:t>
      </w:r>
      <w:r w:rsidR="00CD5092" w:rsidRPr="00A25569">
        <w:rPr>
          <w:rFonts w:asciiTheme="majorHAnsi" w:hAnsiTheme="majorHAnsi" w:cstheme="majorHAnsi"/>
          <w:lang w:val="en-US"/>
        </w:rPr>
        <w:t xml:space="preserve">Prior to analysis, we </w:t>
      </w:r>
      <w:r w:rsidR="00ED5153" w:rsidRPr="00A25569">
        <w:rPr>
          <w:rFonts w:asciiTheme="majorHAnsi" w:hAnsiTheme="majorHAnsi" w:cstheme="majorHAnsi"/>
          <w:lang w:val="en-US"/>
        </w:rPr>
        <w:t xml:space="preserve">explored </w:t>
      </w:r>
      <w:r w:rsidR="008655EB" w:rsidRPr="00A25569">
        <w:rPr>
          <w:rFonts w:asciiTheme="majorHAnsi" w:hAnsiTheme="majorHAnsi" w:cstheme="majorHAnsi"/>
          <w:lang w:val="en-US"/>
        </w:rPr>
        <w:t xml:space="preserve">the </w:t>
      </w:r>
      <w:r w:rsidR="00CD5092" w:rsidRPr="00A25569">
        <w:rPr>
          <w:rFonts w:asciiTheme="majorHAnsi" w:hAnsiTheme="majorHAnsi" w:cstheme="majorHAnsi"/>
          <w:lang w:val="en-US"/>
        </w:rPr>
        <w:t>data for</w:t>
      </w:r>
      <w:r w:rsidR="00ED5153" w:rsidRPr="00A25569">
        <w:rPr>
          <w:rFonts w:asciiTheme="majorHAnsi" w:hAnsiTheme="majorHAnsi" w:cstheme="majorHAnsi"/>
          <w:lang w:val="en-US"/>
        </w:rPr>
        <w:t xml:space="preserve"> outliers in </w:t>
      </w:r>
      <w:r w:rsidR="00686133" w:rsidRPr="00A25569">
        <w:rPr>
          <w:rFonts w:asciiTheme="majorHAnsi" w:hAnsiTheme="majorHAnsi" w:cstheme="majorHAnsi"/>
          <w:lang w:val="en-US"/>
        </w:rPr>
        <w:t xml:space="preserve">both the </w:t>
      </w:r>
      <w:r w:rsidR="00ED5153" w:rsidRPr="00A25569">
        <w:rPr>
          <w:rFonts w:asciiTheme="majorHAnsi" w:hAnsiTheme="majorHAnsi" w:cstheme="majorHAnsi"/>
          <w:lang w:val="en-US"/>
        </w:rPr>
        <w:t>response and explanatory variables,</w:t>
      </w:r>
      <w:r w:rsidR="0055785C">
        <w:rPr>
          <w:rFonts w:asciiTheme="majorHAnsi" w:hAnsiTheme="majorHAnsi" w:cstheme="majorHAnsi"/>
          <w:lang w:val="en-US"/>
        </w:rPr>
        <w:t xml:space="preserve"> </w:t>
      </w:r>
      <w:r w:rsidR="00ED5153" w:rsidRPr="00A25569">
        <w:rPr>
          <w:rFonts w:asciiTheme="majorHAnsi" w:hAnsiTheme="majorHAnsi" w:cstheme="majorHAnsi"/>
          <w:lang w:val="en-US"/>
        </w:rPr>
        <w:t xml:space="preserve">for collinearity between explanatory variables, and for </w:t>
      </w:r>
      <w:r w:rsidR="0055785C">
        <w:rPr>
          <w:rFonts w:asciiTheme="majorHAnsi" w:hAnsiTheme="majorHAnsi" w:cstheme="majorHAnsi"/>
          <w:lang w:val="en-US"/>
        </w:rPr>
        <w:t>non-linearity in the</w:t>
      </w:r>
      <w:r w:rsidR="00ED5153" w:rsidRPr="00A25569">
        <w:rPr>
          <w:rFonts w:asciiTheme="majorHAnsi" w:hAnsiTheme="majorHAnsi" w:cstheme="majorHAnsi"/>
          <w:lang w:val="en-US"/>
        </w:rPr>
        <w:t xml:space="preserve"> relationships between the response and the explanatory variables following </w:t>
      </w:r>
      <w:r w:rsidR="00686133" w:rsidRPr="00A25569">
        <w:rPr>
          <w:rFonts w:asciiTheme="majorHAnsi" w:hAnsiTheme="majorHAnsi" w:cstheme="majorHAnsi"/>
          <w:lang w:val="en-US"/>
        </w:rPr>
        <w:t xml:space="preserve">recommendations by </w:t>
      </w:r>
      <w:r w:rsidR="00CA4C3B"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sidRPr="00A25569">
        <w:rPr>
          <w:rFonts w:asciiTheme="majorHAnsi" w:hAnsiTheme="majorHAnsi" w:cstheme="majorHAnsi"/>
          <w:lang w:val="en-US"/>
        </w:rPr>
        <w:fldChar w:fldCharType="separate"/>
      </w:r>
      <w:r w:rsidR="00CA4C3B" w:rsidRPr="00A25569">
        <w:rPr>
          <w:rFonts w:asciiTheme="majorHAnsi" w:hAnsiTheme="majorHAnsi" w:cstheme="majorHAnsi"/>
          <w:noProof/>
          <w:lang w:val="en-US"/>
        </w:rPr>
        <w:t>Zuur et al. (2009)</w:t>
      </w:r>
      <w:r w:rsidR="00CA4C3B" w:rsidRPr="00A25569">
        <w:rPr>
          <w:rFonts w:asciiTheme="majorHAnsi" w:hAnsiTheme="majorHAnsi" w:cstheme="majorHAnsi"/>
          <w:lang w:val="en-US"/>
        </w:rPr>
        <w:fldChar w:fldCharType="end"/>
      </w:r>
      <w:r w:rsidR="00ED5153" w:rsidRPr="00A25569">
        <w:rPr>
          <w:rFonts w:asciiTheme="majorHAnsi" w:hAnsiTheme="majorHAnsi" w:cstheme="majorHAnsi"/>
          <w:lang w:val="en-US"/>
        </w:rPr>
        <w:t xml:space="preserve">. </w:t>
      </w:r>
      <w:r w:rsidR="00986C0C" w:rsidRPr="00A25569">
        <w:rPr>
          <w:rFonts w:asciiTheme="majorHAnsi" w:hAnsiTheme="majorHAnsi" w:cstheme="majorHAnsi"/>
          <w:lang w:val="en-US"/>
        </w:rPr>
        <w:t xml:space="preserve">We decided to keep the </w:t>
      </w:r>
      <w:commentRangeStart w:id="39"/>
      <w:commentRangeStart w:id="40"/>
      <w:r w:rsidR="00986C0C" w:rsidRPr="00A25569">
        <w:rPr>
          <w:rFonts w:asciiTheme="majorHAnsi" w:hAnsiTheme="majorHAnsi" w:cstheme="majorHAnsi"/>
          <w:lang w:val="en-US"/>
        </w:rPr>
        <w:t>outlier</w:t>
      </w:r>
      <w:commentRangeEnd w:id="39"/>
      <w:r w:rsidR="00686133" w:rsidRPr="00A25569">
        <w:rPr>
          <w:rStyle w:val="Marquedecommentaire"/>
          <w:rFonts w:asciiTheme="majorHAnsi" w:hAnsiTheme="majorHAnsi" w:cstheme="majorHAnsi"/>
        </w:rPr>
        <w:commentReference w:id="39"/>
      </w:r>
      <w:commentRangeEnd w:id="40"/>
      <w:r w:rsidR="00845726">
        <w:rPr>
          <w:rStyle w:val="Marquedecommentaire"/>
        </w:rPr>
        <w:commentReference w:id="40"/>
      </w:r>
      <w:r w:rsidR="00986C0C" w:rsidRPr="00A25569">
        <w:rPr>
          <w:rFonts w:asciiTheme="majorHAnsi" w:hAnsiTheme="majorHAnsi" w:cstheme="majorHAnsi"/>
          <w:lang w:val="en-US"/>
        </w:rPr>
        <w:t xml:space="preserve">s in the analysis because we have limited samples, and </w:t>
      </w:r>
      <w:r w:rsidR="00E909C2" w:rsidRPr="00A25569">
        <w:rPr>
          <w:rFonts w:asciiTheme="majorHAnsi" w:hAnsiTheme="majorHAnsi" w:cstheme="majorHAnsi"/>
          <w:lang w:val="en-US"/>
        </w:rPr>
        <w:t xml:space="preserve">because </w:t>
      </w:r>
      <w:r w:rsidR="00986C0C" w:rsidRPr="00A25569">
        <w:rPr>
          <w:rFonts w:asciiTheme="majorHAnsi" w:hAnsiTheme="majorHAnsi" w:cstheme="majorHAnsi"/>
          <w:lang w:val="en-US"/>
        </w:rPr>
        <w:t xml:space="preserve">it reflects the environmental heterogeneity. </w:t>
      </w:r>
      <w:r w:rsidR="00735761" w:rsidRPr="00A25569">
        <w:rPr>
          <w:rFonts w:asciiTheme="majorHAnsi" w:hAnsiTheme="majorHAnsi" w:cstheme="majorHAnsi"/>
          <w:lang w:val="en-US"/>
        </w:rPr>
        <w:t>Our data showed</w:t>
      </w:r>
      <w:r w:rsidR="00986C0C" w:rsidRPr="00A25569">
        <w:rPr>
          <w:rFonts w:asciiTheme="majorHAnsi" w:hAnsiTheme="majorHAnsi" w:cstheme="majorHAnsi"/>
          <w:lang w:val="en-US"/>
        </w:rPr>
        <w:t xml:space="preserve"> </w:t>
      </w:r>
      <w:r w:rsidR="00003FAF" w:rsidRPr="00A25569">
        <w:rPr>
          <w:rFonts w:asciiTheme="majorHAnsi" w:hAnsiTheme="majorHAnsi" w:cstheme="majorHAnsi"/>
          <w:lang w:val="en-US"/>
        </w:rPr>
        <w:t>some non-linear patterns. Consequently, w</w:t>
      </w:r>
      <w:r w:rsidR="00CA4C3B" w:rsidRPr="00A25569">
        <w:rPr>
          <w:rFonts w:asciiTheme="majorHAnsi" w:hAnsiTheme="majorHAnsi" w:cstheme="majorHAnsi"/>
          <w:lang w:val="en-US"/>
        </w:rPr>
        <w:t xml:space="preserve">e used generalized additive models in </w:t>
      </w:r>
      <w:r w:rsidR="00686133" w:rsidRPr="00A25569">
        <w:rPr>
          <w:rFonts w:asciiTheme="majorHAnsi" w:hAnsiTheme="majorHAnsi" w:cstheme="majorHAnsi"/>
          <w:lang w:val="en-US"/>
        </w:rPr>
        <w:t xml:space="preserve">a </w:t>
      </w:r>
      <w:r w:rsidR="00CA4C3B" w:rsidRPr="00A25569">
        <w:rPr>
          <w:rFonts w:asciiTheme="majorHAnsi" w:hAnsiTheme="majorHAnsi" w:cstheme="majorHAnsi"/>
          <w:lang w:val="en-US"/>
        </w:rPr>
        <w:t xml:space="preserve">mixed-model framework (GAMMs) </w:t>
      </w:r>
      <w:r w:rsidR="00735761" w:rsidRPr="00A25569">
        <w:rPr>
          <w:rFonts w:asciiTheme="majorHAnsi" w:hAnsiTheme="majorHAnsi" w:cstheme="majorHAnsi"/>
          <w:lang w:val="en-US"/>
        </w:rPr>
        <w:t>fitted using m</w:t>
      </w:r>
      <w:r w:rsidR="007D6C2C" w:rsidRPr="00A25569">
        <w:rPr>
          <w:rFonts w:asciiTheme="majorHAnsi" w:hAnsiTheme="majorHAnsi" w:cstheme="majorHAnsi"/>
          <w:lang w:val="en-US"/>
        </w:rPr>
        <w:t>arginal</w:t>
      </w:r>
      <w:r w:rsidR="00735761" w:rsidRPr="00A25569">
        <w:rPr>
          <w:rFonts w:asciiTheme="majorHAnsi" w:hAnsiTheme="majorHAnsi" w:cstheme="majorHAnsi"/>
          <w:lang w:val="en-US"/>
        </w:rPr>
        <w:t xml:space="preserve"> likelihood (ML) </w:t>
      </w:r>
      <w:r w:rsidR="00E909C2" w:rsidRPr="00A25569">
        <w:rPr>
          <w:rFonts w:asciiTheme="majorHAnsi" w:hAnsiTheme="majorHAnsi" w:cstheme="majorHAnsi"/>
          <w:lang w:val="en-US"/>
        </w:rPr>
        <w:t xml:space="preserve">estimation </w:t>
      </w:r>
      <w:r w:rsidR="00CA4C3B" w:rsidRPr="00A25569">
        <w:rPr>
          <w:rFonts w:asciiTheme="majorHAnsi" w:hAnsiTheme="majorHAnsi" w:cstheme="majorHAnsi"/>
          <w:lang w:val="en-US"/>
        </w:rPr>
        <w:t xml:space="preserve">to account for spatial clustering </w:t>
      </w:r>
      <w:r w:rsidR="00735761" w:rsidRPr="00A25569">
        <w:rPr>
          <w:rFonts w:asciiTheme="majorHAnsi" w:hAnsiTheme="majorHAnsi" w:cstheme="majorHAnsi"/>
          <w:lang w:val="en-US"/>
        </w:rPr>
        <w:t xml:space="preserve">of </w:t>
      </w:r>
      <w:r w:rsidR="00CA4C3B" w:rsidRPr="00A25569">
        <w:rPr>
          <w:rFonts w:asciiTheme="majorHAnsi" w:hAnsiTheme="majorHAnsi" w:cstheme="majorHAnsi"/>
          <w:lang w:val="en-US"/>
        </w:rPr>
        <w:t>sites from the same lake</w:t>
      </w:r>
      <w:r w:rsidR="00735761" w:rsidRPr="00A25569">
        <w:rPr>
          <w:rFonts w:asciiTheme="majorHAnsi" w:hAnsiTheme="majorHAnsi" w:cstheme="majorHAnsi"/>
          <w:lang w:val="en-US"/>
        </w:rPr>
        <w:t>s</w:t>
      </w:r>
      <w:r w:rsidR="00CA4C3B" w:rsidRPr="00A25569">
        <w:rPr>
          <w:rFonts w:asciiTheme="majorHAnsi" w:hAnsiTheme="majorHAnsi" w:cstheme="majorHAnsi"/>
          <w:lang w:val="en-US"/>
        </w:rPr>
        <w:t>. We used a quasi-binomial family distribution</w:t>
      </w:r>
      <w:r w:rsidR="00735761" w:rsidRPr="00A25569">
        <w:rPr>
          <w:rFonts w:asciiTheme="majorHAnsi" w:hAnsiTheme="majorHAnsi" w:cstheme="majorHAnsi"/>
          <w:lang w:val="en-US"/>
        </w:rPr>
        <w:t xml:space="preserve"> because our response variable </w:t>
      </w:r>
      <w:r w:rsidR="00686133" w:rsidRPr="00A25569">
        <w:rPr>
          <w:rFonts w:asciiTheme="majorHAnsi" w:hAnsiTheme="majorHAnsi" w:cstheme="majorHAnsi"/>
          <w:lang w:val="en-US"/>
        </w:rPr>
        <w:t xml:space="preserve">(infection prevalence) </w:t>
      </w:r>
      <w:r w:rsidR="00735761" w:rsidRPr="00A25569">
        <w:rPr>
          <w:rFonts w:asciiTheme="majorHAnsi" w:hAnsiTheme="majorHAnsi" w:cstheme="majorHAnsi"/>
          <w:lang w:val="en-US"/>
        </w:rPr>
        <w:t>is a proportion constrained between 0 and 1 and,</w:t>
      </w:r>
      <w:r w:rsidR="00CA4C3B" w:rsidRPr="00A25569">
        <w:rPr>
          <w:rFonts w:asciiTheme="majorHAnsi" w:hAnsiTheme="majorHAnsi" w:cstheme="majorHAnsi"/>
          <w:lang w:val="en-US"/>
        </w:rPr>
        <w:t xml:space="preserve"> to account for overdispersion</w:t>
      </w:r>
      <w:r w:rsidR="00735761" w:rsidRPr="00A25569">
        <w:rPr>
          <w:rFonts w:asciiTheme="majorHAnsi" w:hAnsiTheme="majorHAnsi" w:cstheme="majorHAnsi"/>
          <w:lang w:val="en-US"/>
        </w:rPr>
        <w:t xml:space="preserve"> in the data. </w:t>
      </w:r>
      <w:r w:rsidR="000F6C98" w:rsidRPr="00A25569">
        <w:rPr>
          <w:rFonts w:asciiTheme="majorHAnsi" w:hAnsiTheme="majorHAnsi" w:cstheme="majorHAnsi"/>
          <w:lang w:val="en-US"/>
        </w:rPr>
        <w:t xml:space="preserve">The optimal amount </w:t>
      </w:r>
      <w:r w:rsidR="000F6C98" w:rsidRPr="00A25569">
        <w:rPr>
          <w:rFonts w:asciiTheme="majorHAnsi" w:hAnsiTheme="majorHAnsi" w:cstheme="majorHAnsi"/>
          <w:lang w:val="en-US"/>
        </w:rPr>
        <w:lastRenderedPageBreak/>
        <w:t>of smoothing (</w:t>
      </w:r>
      <w:r w:rsidR="000F6C98" w:rsidRPr="00A25569">
        <w:rPr>
          <w:rFonts w:asciiTheme="majorHAnsi" w:hAnsiTheme="majorHAnsi" w:cstheme="majorHAnsi"/>
          <w:lang w:val="en-US"/>
        </w:rPr>
        <w:sym w:font="Symbol" w:char="F06C"/>
      </w:r>
      <w:r w:rsidR="000F6C98" w:rsidRPr="00A25569">
        <w:rPr>
          <w:rFonts w:asciiTheme="majorHAnsi" w:hAnsiTheme="majorHAnsi" w:cstheme="majorHAnsi"/>
          <w:lang w:val="en-US"/>
        </w:rPr>
        <w:t xml:space="preserve">) was internally determined by the modeling function </w:t>
      </w:r>
      <w:r w:rsidR="0042327C" w:rsidRPr="00A25569">
        <w:rPr>
          <w:rFonts w:asciiTheme="majorHAnsi" w:hAnsiTheme="majorHAnsi" w:cstheme="majorHAnsi"/>
          <w:lang w:val="en-US"/>
        </w:rPr>
        <w:t>from</w:t>
      </w:r>
      <w:r w:rsidR="000F6C98" w:rsidRPr="00A25569">
        <w:rPr>
          <w:rFonts w:asciiTheme="majorHAnsi" w:hAnsiTheme="majorHAnsi" w:cstheme="majorHAnsi"/>
          <w:lang w:val="en-US"/>
        </w:rPr>
        <w:t xml:space="preserve"> the </w:t>
      </w:r>
      <w:proofErr w:type="spellStart"/>
      <w:r w:rsidR="000F6C98" w:rsidRPr="00A25569">
        <w:rPr>
          <w:rFonts w:asciiTheme="majorHAnsi" w:hAnsiTheme="majorHAnsi" w:cstheme="majorHAnsi"/>
          <w:i/>
          <w:iCs/>
          <w:lang w:val="en-US"/>
        </w:rPr>
        <w:t>mgcv</w:t>
      </w:r>
      <w:proofErr w:type="spellEnd"/>
      <w:r w:rsidR="000F6C98" w:rsidRPr="00A25569">
        <w:rPr>
          <w:rFonts w:asciiTheme="majorHAnsi" w:hAnsiTheme="majorHAnsi" w:cstheme="majorHAnsi"/>
          <w:lang w:val="en-US"/>
        </w:rPr>
        <w:t xml:space="preserve"> package </w:t>
      </w:r>
      <w:r w:rsidR="000F6C98" w:rsidRPr="00A25569">
        <w:rPr>
          <w:rFonts w:asciiTheme="majorHAnsi" w:hAnsiTheme="majorHAnsi" w:cstheme="majorHAnsi"/>
          <w:lang w:val="en-US"/>
        </w:rPr>
        <w:fldChar w:fldCharType="begin"/>
      </w:r>
      <w:r w:rsidR="007D6C2C" w:rsidRPr="00A25569">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sidRPr="00A25569">
        <w:rPr>
          <w:rFonts w:asciiTheme="majorHAnsi" w:hAnsiTheme="majorHAnsi" w:cstheme="majorHAnsi"/>
          <w:lang w:val="en-US"/>
        </w:rPr>
        <w:fldChar w:fldCharType="separate"/>
      </w:r>
      <w:r w:rsidR="007D6C2C" w:rsidRPr="00A25569">
        <w:rPr>
          <w:rFonts w:asciiTheme="majorHAnsi" w:hAnsiTheme="majorHAnsi" w:cstheme="majorHAnsi"/>
          <w:noProof/>
          <w:lang w:val="en-US"/>
        </w:rPr>
        <w:t>(Wood, 2017)</w:t>
      </w:r>
      <w:r w:rsidR="000F6C98" w:rsidRPr="00A25569">
        <w:rPr>
          <w:rFonts w:asciiTheme="majorHAnsi" w:hAnsiTheme="majorHAnsi" w:cstheme="majorHAnsi"/>
          <w:lang w:val="en-US"/>
        </w:rPr>
        <w:fldChar w:fldCharType="end"/>
      </w:r>
      <w:r w:rsidR="000F6C98" w:rsidRPr="00A25569">
        <w:rPr>
          <w:rFonts w:asciiTheme="majorHAnsi" w:hAnsiTheme="majorHAnsi" w:cstheme="majorHAnsi"/>
          <w:lang w:val="en-US"/>
        </w:rPr>
        <w:t>. Since we had a small sample size for the transect method (N = 39), we modeled on</w:t>
      </w:r>
      <w:r w:rsidR="0042327C" w:rsidRPr="00A25569">
        <w:rPr>
          <w:rFonts w:asciiTheme="majorHAnsi" w:hAnsiTheme="majorHAnsi" w:cstheme="majorHAnsi"/>
          <w:lang w:val="en-US"/>
        </w:rPr>
        <w:t>e</w:t>
      </w:r>
      <w:r w:rsidR="000F6C98" w:rsidRPr="00A25569">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sidRPr="00A25569">
        <w:rPr>
          <w:rFonts w:asciiTheme="majorHAnsi" w:hAnsiTheme="majorHAnsi" w:cstheme="majorHAnsi"/>
          <w:vertAlign w:val="superscript"/>
          <w:lang w:val="en-US"/>
        </w:rPr>
        <w:t>2</w:t>
      </w:r>
      <w:r w:rsidR="000F6C98" w:rsidRPr="00A25569">
        <w:rPr>
          <w:rFonts w:asciiTheme="majorHAnsi" w:hAnsiTheme="majorHAnsi" w:cstheme="majorHAnsi"/>
          <w:lang w:val="en-US"/>
        </w:rPr>
        <w:t xml:space="preserve">) was used as a measure of the model fit. </w:t>
      </w:r>
      <w:r w:rsidRPr="00A25569">
        <w:rPr>
          <w:rFonts w:asciiTheme="majorHAnsi" w:hAnsiTheme="majorHAnsi" w:cstheme="majorHAnsi"/>
          <w:lang w:val="en-US"/>
        </w:rPr>
        <w:t xml:space="preserve">The model validations were conducted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package</w:t>
      </w:r>
      <w:r w:rsidR="0042327C" w:rsidRPr="00A25569">
        <w:rPr>
          <w:rFonts w:asciiTheme="majorHAnsi" w:hAnsiTheme="majorHAnsi" w:cstheme="majorHAnsi"/>
          <w:lang w:val="en-US"/>
        </w:rPr>
        <w:t xml:space="preserve"> </w:t>
      </w:r>
      <w:r w:rsidR="0042327C" w:rsidRPr="00A25569">
        <w:rPr>
          <w:rFonts w:asciiTheme="majorHAnsi" w:hAnsiTheme="majorHAnsi" w:cstheme="majorHAnsi"/>
          <w:lang w:val="en-US"/>
        </w:rPr>
        <w:fldChar w:fldCharType="begin"/>
      </w:r>
      <w:r w:rsidR="0042327C" w:rsidRPr="00A25569">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sidRPr="00A25569">
        <w:rPr>
          <w:rFonts w:asciiTheme="majorHAnsi" w:hAnsiTheme="majorHAnsi" w:cstheme="majorHAnsi"/>
          <w:lang w:val="en-US"/>
        </w:rPr>
        <w:fldChar w:fldCharType="separate"/>
      </w:r>
      <w:r w:rsidR="0042327C" w:rsidRPr="00A25569">
        <w:rPr>
          <w:rFonts w:asciiTheme="majorHAnsi" w:hAnsiTheme="majorHAnsi" w:cstheme="majorHAnsi"/>
          <w:noProof/>
          <w:lang w:val="en-US"/>
        </w:rPr>
        <w:t>(Simpson, 2023)</w:t>
      </w:r>
      <w:r w:rsidR="0042327C" w:rsidRPr="00A25569">
        <w:rPr>
          <w:rFonts w:asciiTheme="majorHAnsi" w:hAnsiTheme="majorHAnsi" w:cstheme="majorHAnsi"/>
          <w:lang w:val="en-US"/>
        </w:rPr>
        <w:fldChar w:fldCharType="end"/>
      </w:r>
      <w:r w:rsidRPr="00A25569">
        <w:rPr>
          <w:rFonts w:asciiTheme="majorHAnsi" w:hAnsiTheme="majorHAnsi" w:cstheme="majorHAnsi"/>
          <w:lang w:val="en-US"/>
        </w:rPr>
        <w:t>. The visualization</w:t>
      </w:r>
      <w:r w:rsidR="00656736" w:rsidRPr="00A25569">
        <w:rPr>
          <w:rFonts w:asciiTheme="majorHAnsi" w:hAnsiTheme="majorHAnsi" w:cstheme="majorHAnsi"/>
          <w:lang w:val="en-US"/>
        </w:rPr>
        <w:t xml:space="preserve"> of the partial effects</w:t>
      </w:r>
      <w:r w:rsidRPr="00A25569">
        <w:rPr>
          <w:rFonts w:asciiTheme="majorHAnsi" w:hAnsiTheme="majorHAnsi" w:cstheme="majorHAnsi"/>
          <w:lang w:val="en-US"/>
        </w:rPr>
        <w:t xml:space="preserve"> </w:t>
      </w:r>
      <w:r w:rsidR="00C97BB6" w:rsidRPr="00A25569">
        <w:rPr>
          <w:rFonts w:asciiTheme="majorHAnsi" w:hAnsiTheme="majorHAnsi" w:cstheme="majorHAnsi"/>
          <w:lang w:val="en-US"/>
        </w:rPr>
        <w:t>was</w:t>
      </w:r>
      <w:r w:rsidRPr="00A25569">
        <w:rPr>
          <w:rFonts w:asciiTheme="majorHAnsi" w:hAnsiTheme="majorHAnsi" w:cstheme="majorHAnsi"/>
          <w:lang w:val="en-US"/>
        </w:rPr>
        <w:t xml:space="preserve"> made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w:t>
      </w:r>
      <w:r w:rsidR="007D511A"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(Simpson, 2023)</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 xml:space="preserve">and </w:t>
      </w:r>
      <w:r w:rsidRPr="00A25569">
        <w:rPr>
          <w:rFonts w:asciiTheme="majorHAnsi" w:hAnsiTheme="majorHAnsi" w:cstheme="majorHAnsi"/>
          <w:i/>
          <w:iCs/>
          <w:lang w:val="en-US"/>
        </w:rPr>
        <w:t>ggplot</w:t>
      </w:r>
      <w:r w:rsidRPr="00A25569">
        <w:rPr>
          <w:rFonts w:asciiTheme="majorHAnsi" w:hAnsiTheme="majorHAnsi" w:cstheme="majorHAnsi"/>
          <w:lang w:val="en-US"/>
        </w:rPr>
        <w:t xml:space="preserve">2 </w:t>
      </w:r>
      <w:r w:rsidR="007D511A" w:rsidRPr="00A25569">
        <w:rPr>
          <w:rFonts w:asciiTheme="majorHAnsi" w:hAnsiTheme="majorHAnsi" w:cstheme="majorHAnsi"/>
          <w:lang w:val="en-US"/>
        </w:rPr>
        <w:fldChar w:fldCharType="begin"/>
      </w:r>
      <w:r w:rsidR="007D511A" w:rsidRPr="00A25569">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(Wickham, 2016)</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pa</w:t>
      </w:r>
      <w:r w:rsidR="007A51F2">
        <w:rPr>
          <w:rFonts w:asciiTheme="majorHAnsi" w:hAnsiTheme="majorHAnsi" w:cstheme="majorHAnsi"/>
          <w:lang w:val="en-US"/>
        </w:rPr>
        <w:t>ckages.</w:t>
      </w:r>
    </w:p>
    <w:p w14:paraId="6268686D" w14:textId="77777777" w:rsidR="00BD61A9" w:rsidRPr="00A25569" w:rsidRDefault="00BD61A9" w:rsidP="000A02D6">
      <w:pPr>
        <w:spacing w:line="360" w:lineRule="auto"/>
        <w:ind w:firstLine="708"/>
        <w:jc w:val="both"/>
        <w:rPr>
          <w:rFonts w:asciiTheme="majorHAnsi" w:hAnsiTheme="majorHAnsi" w:cstheme="majorHAnsi"/>
          <w:lang w:val="en-US"/>
        </w:rPr>
      </w:pPr>
    </w:p>
    <w:p w14:paraId="7342E3BE" w14:textId="77777777" w:rsidR="00BD61A9" w:rsidRPr="00A25569" w:rsidRDefault="00BD61A9" w:rsidP="00BD61A9">
      <w:pPr>
        <w:pStyle w:val="Titre2"/>
        <w:spacing w:line="360" w:lineRule="auto"/>
      </w:pPr>
      <w:commentRangeStart w:id="41"/>
      <w:r w:rsidRPr="00A25569">
        <w:t>2.3. System description</w:t>
      </w:r>
      <w:commentRangeEnd w:id="41"/>
      <w:r w:rsidRPr="00A25569">
        <w:rPr>
          <w:rStyle w:val="Marquedecommentaire"/>
          <w:b w:val="0"/>
          <w:bCs w:val="0"/>
          <w:i w:val="0"/>
          <w:iCs w:val="0"/>
          <w:lang w:val="fr-CA"/>
        </w:rPr>
        <w:commentReference w:id="41"/>
      </w:r>
    </w:p>
    <w:p w14:paraId="6827F5D8" w14:textId="77777777" w:rsidR="00BD61A9" w:rsidRPr="00A25569" w:rsidRDefault="00BD61A9" w:rsidP="00BD61A9">
      <w:pPr>
        <w:spacing w:line="360" w:lineRule="auto"/>
        <w:jc w:val="both"/>
        <w:rPr>
          <w:rFonts w:asciiTheme="majorHAnsi" w:hAnsiTheme="majorHAnsi" w:cstheme="majorHAnsi"/>
          <w:lang w:val="en-US"/>
        </w:rPr>
      </w:pPr>
    </w:p>
    <w:p w14:paraId="600F4931" w14:textId="77777777" w:rsidR="00BD61A9" w:rsidRPr="00A25569" w:rsidRDefault="00BD61A9" w:rsidP="00BD61A9">
      <w:pPr>
        <w:spacing w:line="360" w:lineRule="auto"/>
        <w:jc w:val="both"/>
        <w:rPr>
          <w:rFonts w:asciiTheme="majorHAnsi" w:hAnsiTheme="majorHAnsi" w:cstheme="majorHAnsi"/>
          <w:lang w:val="en-US"/>
        </w:rPr>
      </w:pPr>
      <w:commentRangeStart w:id="42"/>
      <w:r w:rsidRPr="00A25569">
        <w:rPr>
          <w:rFonts w:asciiTheme="majorHAnsi" w:hAnsiTheme="majorHAnsi" w:cstheme="majorHAnsi"/>
          <w:lang w:val="en-US"/>
        </w:rPr>
        <w:t xml:space="preserve">We recorded a total of 11 297 individual fishes belonging to 15 species for this study (Table S4). </w:t>
      </w:r>
    </w:p>
    <w:p w14:paraId="4577C1F4" w14:textId="77777777" w:rsidR="00BD61A9" w:rsidRPr="00A25569" w:rsidRDefault="00BD61A9" w:rsidP="00BD61A9">
      <w:pPr>
        <w:spacing w:line="360" w:lineRule="auto"/>
        <w:jc w:val="both"/>
        <w:rPr>
          <w:rFonts w:asciiTheme="majorHAnsi" w:hAnsiTheme="majorHAnsi" w:cstheme="majorHAnsi"/>
          <w:lang w:val="en-US"/>
        </w:rPr>
      </w:pPr>
      <w:r w:rsidRPr="00A25569">
        <w:rPr>
          <w:rFonts w:asciiTheme="majorHAnsi" w:hAnsiTheme="majorHAnsi" w:cstheme="majorHAnsi"/>
          <w:lang w:val="en-US"/>
        </w:rPr>
        <w:t xml:space="preserve">The minnow traps caught 1906 individuals from 10 species while seine nets caught 2427 individuals from 14 species (Table S5 and S6). 6964 individuals belonging to five taxonomic groups (four species and one family) were observed in the snorkeling transects (Table S7). The mean length of all fish captured through fishing methods was 5.59 </w:t>
      </w:r>
      <w:r w:rsidRPr="00A25569">
        <w:rPr>
          <w:rFonts w:asciiTheme="majorHAnsi" w:hAnsiTheme="majorHAnsi" w:cstheme="majorHAnsi"/>
        </w:rPr>
        <w:sym w:font="Symbol" w:char="F0B1"/>
      </w:r>
      <w:r w:rsidRPr="00A25569">
        <w:rPr>
          <w:rFonts w:asciiTheme="majorHAnsi" w:hAnsiTheme="majorHAnsi" w:cstheme="majorHAnsi"/>
          <w:lang w:val="en-US"/>
        </w:rPr>
        <w:t xml:space="preserve"> 2.96 cm (N = 4333). The overall mean length of each lake, species and, species within each lake are presented in Table S8, S9 and S10 respectively.</w:t>
      </w:r>
      <w:commentRangeEnd w:id="42"/>
      <w:r w:rsidRPr="00A25569">
        <w:rPr>
          <w:rStyle w:val="Marquedecommentaire"/>
          <w:rFonts w:asciiTheme="majorHAnsi" w:hAnsiTheme="majorHAnsi" w:cstheme="majorHAnsi"/>
        </w:rPr>
        <w:commentReference w:id="42"/>
      </w:r>
    </w:p>
    <w:p w14:paraId="1E588FB9" w14:textId="77777777" w:rsidR="00BD61A9" w:rsidRPr="00A25569" w:rsidRDefault="00BD61A9" w:rsidP="00BD61A9">
      <w:pPr>
        <w:spacing w:line="360" w:lineRule="auto"/>
        <w:jc w:val="both"/>
        <w:rPr>
          <w:rFonts w:asciiTheme="majorHAnsi" w:hAnsiTheme="majorHAnsi" w:cstheme="majorHAnsi"/>
          <w:lang w:val="en-US"/>
        </w:rPr>
      </w:pPr>
    </w:p>
    <w:p w14:paraId="468E7D21" w14:textId="77777777" w:rsidR="00BD61A9" w:rsidRPr="00A25569" w:rsidRDefault="00BD61A9" w:rsidP="00BD61A9">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Infection prevalence was estimated as the number of individuals infected with black spot disease divided by the total abundance of individuals of a given fish </w:t>
      </w:r>
      <w:commentRangeStart w:id="43"/>
      <w:r w:rsidRPr="00A25569">
        <w:rPr>
          <w:rFonts w:asciiTheme="majorHAnsi" w:hAnsiTheme="majorHAnsi" w:cstheme="majorHAnsi"/>
          <w:lang w:val="en-US"/>
        </w:rPr>
        <w:t>community</w:t>
      </w:r>
      <w:commentRangeEnd w:id="43"/>
      <w:r w:rsidRPr="00A25569">
        <w:rPr>
          <w:rStyle w:val="Marquedecommentaire"/>
          <w:rFonts w:asciiTheme="majorHAnsi" w:hAnsiTheme="majorHAnsi" w:cstheme="majorHAnsi"/>
        </w:rPr>
        <w:commentReference w:id="43"/>
      </w:r>
      <w:r w:rsidRPr="00A25569">
        <w:rPr>
          <w:rFonts w:asciiTheme="majorHAnsi" w:hAnsiTheme="majorHAnsi" w:cstheme="majorHAnsi"/>
          <w:lang w:val="en-US"/>
        </w:rPr>
        <w:t>. Based on the data from all the sampling methods, the regional community prevalence is 29.55 %, the local (</w:t>
      </w:r>
      <w:r w:rsidRPr="00A25569">
        <w:rPr>
          <w:rFonts w:asciiTheme="majorHAnsi" w:hAnsiTheme="majorHAnsi" w:cstheme="majorHAnsi"/>
          <w:i/>
          <w:iCs/>
          <w:lang w:val="en-US"/>
        </w:rPr>
        <w:t>i.e</w:t>
      </w:r>
      <w:r w:rsidRPr="00A25569">
        <w:rPr>
          <w:rFonts w:asciiTheme="majorHAnsi" w:hAnsiTheme="majorHAnsi" w:cstheme="majorHAnsi"/>
          <w:lang w:val="en-US"/>
        </w:rPr>
        <w:t>., lake) prevalence varies between 0% and 70.97% (Table S12) and the fine-scale prevalence (</w:t>
      </w:r>
      <w:r w:rsidRPr="00A25569">
        <w:rPr>
          <w:rFonts w:asciiTheme="majorHAnsi" w:hAnsiTheme="majorHAnsi" w:cstheme="majorHAnsi"/>
          <w:i/>
          <w:iCs/>
          <w:lang w:val="en-US"/>
        </w:rPr>
        <w:t>i.e.,</w:t>
      </w:r>
      <w:r w:rsidRPr="00A25569">
        <w:rPr>
          <w:rFonts w:asciiTheme="majorHAnsi" w:hAnsiTheme="majorHAnsi" w:cstheme="majorHAnsi"/>
          <w:lang w:val="en-US"/>
        </w:rPr>
        <w:t xml:space="preserve"> transects) varies between 0% and 100% (Table S13). Our survey found evidence of black spot infection in pumpkinseed sunfish (</w:t>
      </w:r>
      <w:r w:rsidRPr="00A25569">
        <w:rPr>
          <w:rFonts w:asciiTheme="majorHAnsi" w:hAnsiTheme="majorHAnsi" w:cstheme="majorHAnsi"/>
          <w:i/>
          <w:iCs/>
          <w:lang w:val="en-US"/>
        </w:rPr>
        <w:t>Lepomis gibbosus</w:t>
      </w:r>
      <w:r w:rsidRPr="00A25569">
        <w:rPr>
          <w:rFonts w:asciiTheme="majorHAnsi" w:hAnsiTheme="majorHAnsi" w:cstheme="majorHAnsi"/>
          <w:lang w:val="en-US"/>
        </w:rPr>
        <w:t>), rock bass (</w:t>
      </w:r>
      <w:proofErr w:type="spellStart"/>
      <w:r w:rsidRPr="00A25569">
        <w:rPr>
          <w:rFonts w:asciiTheme="majorHAnsi" w:hAnsiTheme="majorHAnsi" w:cstheme="majorHAnsi"/>
          <w:i/>
          <w:iCs/>
          <w:lang w:val="en-US"/>
        </w:rPr>
        <w:t>Ambloplites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rupestris</w:t>
      </w:r>
      <w:proofErr w:type="spellEnd"/>
      <w:r w:rsidRPr="00A25569">
        <w:rPr>
          <w:rFonts w:asciiTheme="majorHAnsi" w:hAnsiTheme="majorHAnsi" w:cstheme="majorHAnsi"/>
          <w:lang w:val="en-US"/>
        </w:rPr>
        <w:t>), yellow perch (</w:t>
      </w:r>
      <w:proofErr w:type="spellStart"/>
      <w:r w:rsidRPr="00A25569">
        <w:rPr>
          <w:rFonts w:asciiTheme="majorHAnsi" w:hAnsiTheme="majorHAnsi" w:cstheme="majorHAnsi"/>
          <w:i/>
          <w:iCs/>
          <w:lang w:val="en-US"/>
        </w:rPr>
        <w:t>Perca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flavescens</w:t>
      </w:r>
      <w:proofErr w:type="spellEnd"/>
      <w:r w:rsidRPr="00A25569">
        <w:rPr>
          <w:rFonts w:asciiTheme="majorHAnsi" w:hAnsiTheme="majorHAnsi" w:cstheme="majorHAnsi"/>
          <w:lang w:val="en-US"/>
        </w:rPr>
        <w:t>), smallmouth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dolomieu</w:t>
      </w:r>
      <w:proofErr w:type="spellEnd"/>
      <w:r w:rsidRPr="00A25569">
        <w:rPr>
          <w:rFonts w:asciiTheme="majorHAnsi" w:hAnsiTheme="majorHAnsi" w:cstheme="majorHAnsi"/>
          <w:lang w:val="en-US"/>
        </w:rPr>
        <w:t>), creek chub (</w:t>
      </w:r>
      <w:proofErr w:type="spellStart"/>
      <w:r w:rsidRPr="00A25569">
        <w:rPr>
          <w:rFonts w:asciiTheme="majorHAnsi" w:hAnsiTheme="majorHAnsi" w:cstheme="majorHAnsi"/>
          <w:i/>
          <w:iCs/>
          <w:lang w:val="en-US"/>
        </w:rPr>
        <w:t>Semotilus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atromaculatus</w:t>
      </w:r>
      <w:proofErr w:type="spellEnd"/>
      <w:r w:rsidRPr="00A25569">
        <w:rPr>
          <w:rFonts w:asciiTheme="majorHAnsi" w:hAnsiTheme="majorHAnsi" w:cstheme="majorHAnsi"/>
          <w:lang w:val="en-US"/>
        </w:rPr>
        <w:t>) and fathead minnow (</w:t>
      </w:r>
      <w:proofErr w:type="spellStart"/>
      <w:r w:rsidRPr="00A25569">
        <w:rPr>
          <w:rFonts w:asciiTheme="majorHAnsi" w:hAnsiTheme="majorHAnsi" w:cstheme="majorHAnsi"/>
          <w:i/>
          <w:iCs/>
          <w:lang w:val="en-US"/>
        </w:rPr>
        <w:t>Pimephales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promelas</w:t>
      </w:r>
      <w:proofErr w:type="spellEnd"/>
      <w:r w:rsidRPr="00A25569">
        <w:rPr>
          <w:rFonts w:asciiTheme="majorHAnsi" w:hAnsiTheme="majorHAnsi" w:cstheme="majorHAnsi"/>
          <w:lang w:val="en-US"/>
        </w:rPr>
        <w:t xml:space="preserve">). </w:t>
      </w:r>
    </w:p>
    <w:p w14:paraId="63633B6B" w14:textId="77777777" w:rsidR="00BD61A9" w:rsidRPr="00A25569" w:rsidRDefault="00BD61A9" w:rsidP="00BD61A9">
      <w:pPr>
        <w:spacing w:line="360" w:lineRule="auto"/>
        <w:jc w:val="both"/>
        <w:rPr>
          <w:rFonts w:asciiTheme="majorHAnsi" w:hAnsiTheme="majorHAnsi" w:cstheme="majorHAnsi"/>
          <w:lang w:val="en-US"/>
        </w:rPr>
      </w:pPr>
    </w:p>
    <w:p w14:paraId="70EB6F4E" w14:textId="77777777" w:rsidR="00BD61A9" w:rsidRPr="00A25569" w:rsidRDefault="00BD61A9" w:rsidP="00BD61A9">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The results for TN and TP concentrations are presented in Table S14 along with </w:t>
      </w:r>
      <w:proofErr w:type="spellStart"/>
      <w:r w:rsidRPr="00A25569">
        <w:rPr>
          <w:rFonts w:asciiTheme="majorHAnsi" w:hAnsiTheme="majorHAnsi" w:cstheme="majorHAnsi"/>
          <w:lang w:val="en-US"/>
        </w:rPr>
        <w:t>physico</w:t>
      </w:r>
      <w:proofErr w:type="spellEnd"/>
      <w:r w:rsidRPr="00A25569">
        <w:rPr>
          <w:rFonts w:asciiTheme="majorHAnsi" w:hAnsiTheme="majorHAnsi" w:cstheme="majorHAnsi"/>
          <w:lang w:val="en-US"/>
        </w:rPr>
        <w:t xml:space="preserve">-chemistry measurements. The mean habitat descriptions are presented in Table S15 for each transect. </w:t>
      </w:r>
    </w:p>
    <w:p w14:paraId="41EF7492" w14:textId="15A7D378" w:rsidR="000A02D6" w:rsidRPr="00A25569" w:rsidRDefault="000A02D6"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br w:type="page"/>
      </w:r>
    </w:p>
    <w:p w14:paraId="237ED035" w14:textId="77777777" w:rsidR="000A02D6" w:rsidRPr="00A25569" w:rsidRDefault="000A02D6">
      <w:pPr>
        <w:rPr>
          <w:rFonts w:asciiTheme="majorHAnsi" w:hAnsiTheme="majorHAnsi" w:cstheme="majorHAnsi"/>
          <w:lang w:val="en-US"/>
        </w:rPr>
        <w:sectPr w:rsidR="000A02D6" w:rsidRPr="00A25569" w:rsidSect="001D66BE">
          <w:pgSz w:w="12240" w:h="15840"/>
          <w:pgMar w:top="1418" w:right="1418" w:bottom="1418" w:left="1418" w:header="709" w:footer="709" w:gutter="0"/>
          <w:lnNumType w:countBy="1" w:restart="continuous"/>
          <w:cols w:space="708"/>
          <w:docGrid w:linePitch="360"/>
        </w:sectPr>
      </w:pPr>
    </w:p>
    <w:p w14:paraId="271110CF" w14:textId="6F5FA1A4" w:rsidR="000A02D6" w:rsidRPr="00A25569" w:rsidRDefault="000A02D6">
      <w:pPr>
        <w:rPr>
          <w:rFonts w:asciiTheme="majorHAnsi" w:hAnsiTheme="majorHAnsi" w:cstheme="majorHAnsi"/>
          <w:lang w:val="en-US"/>
        </w:rPr>
      </w:pPr>
      <w:r w:rsidRPr="00A25569">
        <w:rPr>
          <w:rFonts w:asciiTheme="majorHAnsi" w:hAnsiTheme="majorHAnsi" w:cstheme="majorHAnsi"/>
          <w:noProof/>
          <w:lang w:val="en-US"/>
          <w14:ligatures w14:val="standardContextual"/>
        </w:rPr>
        <w:lastRenderedPageBreak/>
        <mc:AlternateContent>
          <mc:Choice Requires="wpg">
            <w:drawing>
              <wp:anchor distT="0" distB="0" distL="114300" distR="114300" simplePos="0" relativeHeight="251662336" behindDoc="0" locked="0" layoutInCell="1" allowOverlap="1" wp14:anchorId="131E1B16" wp14:editId="29651011">
                <wp:simplePos x="0" y="0"/>
                <wp:positionH relativeFrom="column">
                  <wp:posOffset>227330</wp:posOffset>
                </wp:positionH>
                <wp:positionV relativeFrom="paragraph">
                  <wp:posOffset>4572454</wp:posOffset>
                </wp:positionV>
                <wp:extent cx="5422793" cy="3726344"/>
                <wp:effectExtent l="0" t="0" r="635" b="0"/>
                <wp:wrapNone/>
                <wp:docPr id="438952899" name="Groupe 2"/>
                <wp:cNvGraphicFramePr/>
                <a:graphic xmlns:a="http://schemas.openxmlformats.org/drawingml/2006/main">
                  <a:graphicData uri="http://schemas.microsoft.com/office/word/2010/wordprocessingGroup">
                    <wpg:wgp>
                      <wpg:cNvGrpSpPr/>
                      <wpg:grpSpPr>
                        <a:xfrm>
                          <a:off x="0" y="0"/>
                          <a:ext cx="5422793" cy="3726344"/>
                          <a:chOff x="0" y="0"/>
                          <a:chExt cx="5422793" cy="3726344"/>
                        </a:xfrm>
                      </wpg:grpSpPr>
                      <wps:wsp>
                        <wps:cNvPr id="729144342" name="Zone de texte 2"/>
                        <wps:cNvSpPr txBox="1"/>
                        <wps:spPr>
                          <a:xfrm>
                            <a:off x="2842788" y="1837854"/>
                            <a:ext cx="2580005" cy="1888490"/>
                          </a:xfrm>
                          <a:prstGeom prst="rect">
                            <a:avLst/>
                          </a:prstGeom>
                          <a:solidFill>
                            <a:schemeClr val="lt1"/>
                          </a:solidFill>
                          <a:ln w="6350">
                            <a:noFill/>
                          </a:ln>
                        </wps:spPr>
                        <wps:txbx>
                          <w:txbxContent>
                            <w:p w14:paraId="5314303C" w14:textId="77777777" w:rsidR="008655EB" w:rsidRPr="004A03AA" w:rsidRDefault="008655EB"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8655EB" w:rsidRPr="004A03AA" w:rsidRDefault="008655EB" w:rsidP="00CF4537">
                              <w:pPr>
                                <w:spacing w:line="276" w:lineRule="auto"/>
                                <w:rPr>
                                  <w:rFonts w:asciiTheme="majorHAnsi" w:hAnsiTheme="majorHAnsi" w:cstheme="majorHAnsi"/>
                                  <w:sz w:val="22"/>
                                  <w:szCs w:val="22"/>
                                  <w:lang w:val="en-US"/>
                                </w:rPr>
                              </w:pPr>
                            </w:p>
                            <w:p w14:paraId="20E959AB" w14:textId="15E8FB31" w:rsidR="008655EB" w:rsidRPr="004A03AA" w:rsidRDefault="008655EB"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0814883" name="Image 1"/>
                          <pic:cNvPicPr>
                            <a:picLocks noChangeAspect="1"/>
                          </pic:cNvPicPr>
                        </pic:nvPicPr>
                        <pic:blipFill rotWithShape="1">
                          <a:blip r:embed="rId11" cstate="print">
                            <a:extLst>
                              <a:ext uri="{28A0092B-C50C-407E-A947-70E740481C1C}">
                                <a14:useLocalDpi xmlns:a14="http://schemas.microsoft.com/office/drawing/2010/main" val="0"/>
                              </a:ext>
                            </a:extLst>
                          </a:blip>
                          <a:srcRect t="5882" b="6823"/>
                          <a:stretch/>
                        </pic:blipFill>
                        <pic:spPr bwMode="auto">
                          <a:xfrm>
                            <a:off x="0" y="0"/>
                            <a:ext cx="2842260" cy="37255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1E1B16" id="Groupe 2" o:spid="_x0000_s1026" style="position:absolute;margin-left:17.9pt;margin-top:360.05pt;width:427pt;height:293.4pt;z-index:251662336" coordsize="54227,37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">
                <v:shapetype id="_x0000_t202" coordsize="21600,21600" o:spt="202" path="m,l,21600r21600,l21600,xe">
                  <v:stroke joinstyle="miter"/>
                  <v:path gradientshapeok="t" o:connecttype="rect"/>
                </v:shapetype>
                <v:shape id="Zone de texte 2" o:spid="_x0000_s1027" type="#_x0000_t202" style="position:absolute;left:28427;top:18378;width:25800;height:18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" fillcolor="white [3201]" stroked="f" strokeweight=".5pt">
                  <v:textbox>
                    <w:txbxContent>
                      <w:p w14:paraId="5314303C" w14:textId="77777777" w:rsidR="008655EB" w:rsidRPr="004A03AA" w:rsidRDefault="008655EB"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8655EB" w:rsidRPr="004A03AA" w:rsidRDefault="008655EB" w:rsidP="00CF4537">
                        <w:pPr>
                          <w:spacing w:line="276" w:lineRule="auto"/>
                          <w:rPr>
                            <w:rFonts w:asciiTheme="majorHAnsi" w:hAnsiTheme="majorHAnsi" w:cstheme="majorHAnsi"/>
                            <w:sz w:val="22"/>
                            <w:szCs w:val="22"/>
                            <w:lang w:val="en-US"/>
                          </w:rPr>
                        </w:pPr>
                      </w:p>
                      <w:p w14:paraId="20E959AB" w14:textId="15E8FB31" w:rsidR="008655EB" w:rsidRPr="004A03AA" w:rsidRDefault="008655EB"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22;height:37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">
                  <v:imagedata r:id="rId12" o:title="" croptop="3855f" cropbottom="4472f"/>
                </v:shape>
              </v:group>
            </w:pict>
          </mc:Fallback>
        </mc:AlternateContent>
      </w:r>
      <w:r w:rsidRPr="00A25569">
        <w:rPr>
          <w:rFonts w:asciiTheme="majorHAnsi" w:hAnsiTheme="majorHAnsi" w:cstheme="majorHAnsi"/>
          <w:noProof/>
          <w:lang w:val="en-US"/>
          <w14:ligatures w14:val="standardContextual"/>
        </w:rPr>
        <mc:AlternateContent>
          <mc:Choice Requires="wpg">
            <w:drawing>
              <wp:anchor distT="0" distB="0" distL="114300" distR="114300" simplePos="0" relativeHeight="251660288" behindDoc="0" locked="0" layoutInCell="1" allowOverlap="1" wp14:anchorId="0B9DA73D" wp14:editId="3B4DF1DC">
                <wp:simplePos x="0" y="0"/>
                <wp:positionH relativeFrom="column">
                  <wp:posOffset>-343742</wp:posOffset>
                </wp:positionH>
                <wp:positionV relativeFrom="paragraph">
                  <wp:posOffset>-4420</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5FD01F66" w14:textId="77777777"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9" style="position:absolute;margin-left:-27.05pt;margin-top:-.35pt;width:529pt;height:306pt;z-index:251660288" coordsize="67186,388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">
                <v:shape id="Image 1" o:spid="_x0000_s1030" type="#_x0000_t75" style="position:absolute;top:1176;width:38722;height:3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">
                  <v:imagedata r:id="rId14" o:title=""/>
                </v:shape>
                <v:shape id="Zone de texte 2" o:spid="_x0000_s1031" type="#_x0000_t202" style="position:absolute;left:36394;width:30792;height:38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" fillcolor="white [3201]" stroked="f" strokeweight=".5pt">
                  <v:textbox>
                    <w:txbxContent>
                      <w:p w14:paraId="5FD01F66" w14:textId="77777777"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sidRPr="00A25569">
        <w:rPr>
          <w:rFonts w:asciiTheme="majorHAnsi" w:hAnsiTheme="majorHAnsi" w:cstheme="majorHAnsi"/>
          <w:lang w:val="en-US"/>
        </w:rPr>
        <w:br w:type="page"/>
      </w:r>
    </w:p>
    <w:p w14:paraId="7B9F522D" w14:textId="77777777" w:rsidR="009E2A05" w:rsidRPr="009E2A05" w:rsidRDefault="00C6092D" w:rsidP="009E2A05">
      <w:pPr>
        <w:widowControl w:val="0"/>
        <w:autoSpaceDE w:val="0"/>
        <w:autoSpaceDN w:val="0"/>
        <w:adjustRightInd w:val="0"/>
        <w:rPr>
          <w:lang w:val="en-US"/>
        </w:rPr>
      </w:pPr>
      <w:r w:rsidRPr="00A25569">
        <w:rPr>
          <w:rFonts w:asciiTheme="majorHAnsi" w:hAnsiTheme="majorHAnsi" w:cstheme="majorHAnsi"/>
        </w:rPr>
        <w:lastRenderedPageBreak/>
        <w:fldChar w:fldCharType="begin"/>
      </w:r>
      <w:r w:rsidRPr="00C35500">
        <w:rPr>
          <w:rFonts w:asciiTheme="majorHAnsi" w:hAnsiTheme="majorHAnsi" w:cstheme="majorHAnsi"/>
          <w:lang w:val="en-US"/>
        </w:rPr>
        <w:instrText xml:space="preserve"> ADDIN ZOTERO_BIBL {"uncited":[],"omitted":[],"custom":[]} CSL_BIBLIOGRAPHY </w:instrText>
      </w:r>
      <w:r w:rsidRPr="00A25569">
        <w:rPr>
          <w:rFonts w:asciiTheme="majorHAnsi" w:hAnsiTheme="majorHAnsi" w:cstheme="majorHAnsi"/>
        </w:rPr>
        <w:fldChar w:fldCharType="separate"/>
      </w:r>
      <w:r w:rsidR="009E2A05" w:rsidRPr="009E2A05">
        <w:rPr>
          <w:lang w:val="en-US"/>
        </w:rPr>
        <w:t xml:space="preserve">Angers, B., &amp; Schlosser, I. J. (2007). The origin of </w:t>
      </w:r>
      <w:proofErr w:type="spellStart"/>
      <w:r w:rsidR="009E2A05" w:rsidRPr="009E2A05">
        <w:rPr>
          <w:lang w:val="en-US"/>
        </w:rPr>
        <w:t>Phoxinus</w:t>
      </w:r>
      <w:proofErr w:type="spellEnd"/>
      <w:r w:rsidR="009E2A05" w:rsidRPr="009E2A05">
        <w:rPr>
          <w:lang w:val="en-US"/>
        </w:rPr>
        <w:t xml:space="preserve"> </w:t>
      </w:r>
      <w:proofErr w:type="spellStart"/>
      <w:r w:rsidR="009E2A05" w:rsidRPr="009E2A05">
        <w:rPr>
          <w:lang w:val="en-US"/>
        </w:rPr>
        <w:t>eos-neogaeus</w:t>
      </w:r>
      <w:proofErr w:type="spellEnd"/>
      <w:r w:rsidR="009E2A05" w:rsidRPr="009E2A05">
        <w:rPr>
          <w:lang w:val="en-US"/>
        </w:rPr>
        <w:t xml:space="preserve"> unisexual hybrids. </w:t>
      </w:r>
      <w:r w:rsidR="009E2A05" w:rsidRPr="009E2A05">
        <w:rPr>
          <w:i/>
          <w:iCs/>
          <w:lang w:val="en-US"/>
        </w:rPr>
        <w:t>Molecular Ecology</w:t>
      </w:r>
      <w:r w:rsidR="009E2A05" w:rsidRPr="009E2A05">
        <w:rPr>
          <w:lang w:val="en-US"/>
        </w:rPr>
        <w:t xml:space="preserve">, </w:t>
      </w:r>
      <w:r w:rsidR="009E2A05" w:rsidRPr="009E2A05">
        <w:rPr>
          <w:i/>
          <w:iCs/>
          <w:lang w:val="en-US"/>
        </w:rPr>
        <w:t>16</w:t>
      </w:r>
      <w:r w:rsidR="009E2A05" w:rsidRPr="009E2A05">
        <w:rPr>
          <w:lang w:val="en-US"/>
        </w:rPr>
        <w:t>(21), 4562‑4571. https://doi.org/10.1111/j.1365-294X.2007.03511.x</w:t>
      </w:r>
    </w:p>
    <w:p w14:paraId="2A20725F" w14:textId="77777777" w:rsidR="009E2A05" w:rsidRPr="009E2A05" w:rsidRDefault="009E2A05" w:rsidP="009E2A05">
      <w:pPr>
        <w:widowControl w:val="0"/>
        <w:autoSpaceDE w:val="0"/>
        <w:autoSpaceDN w:val="0"/>
        <w:adjustRightInd w:val="0"/>
        <w:rPr>
          <w:lang w:val="en-US"/>
        </w:rPr>
      </w:pPr>
      <w:r w:rsidRPr="009E2A05">
        <w:rPr>
          <w:lang w:val="en-US"/>
        </w:rPr>
        <w:t xml:space="preserve">Davis, H. S. (1967). </w:t>
      </w:r>
      <w:r w:rsidRPr="009E2A05">
        <w:rPr>
          <w:i/>
          <w:iCs/>
          <w:lang w:val="en-US"/>
        </w:rPr>
        <w:t>Culture and Diseases of Game Fishes</w:t>
      </w:r>
      <w:r w:rsidRPr="009E2A05">
        <w:rPr>
          <w:lang w:val="en-US"/>
        </w:rPr>
        <w:t>. University of California Press.</w:t>
      </w:r>
    </w:p>
    <w:p w14:paraId="39D08140" w14:textId="77777777" w:rsidR="009E2A05" w:rsidRPr="009E2A05" w:rsidRDefault="009E2A05" w:rsidP="009E2A05">
      <w:pPr>
        <w:widowControl w:val="0"/>
        <w:autoSpaceDE w:val="0"/>
        <w:autoSpaceDN w:val="0"/>
        <w:adjustRightInd w:val="0"/>
        <w:rPr>
          <w:lang w:val="en-US"/>
        </w:rPr>
      </w:pPr>
      <w:r w:rsidRPr="009E2A05">
        <w:rPr>
          <w:lang w:val="en-US"/>
        </w:rPr>
        <w:t xml:space="preserve">Hoffman, G. L. (1956). The Life Cycle of </w:t>
      </w:r>
      <w:proofErr w:type="spellStart"/>
      <w:r w:rsidRPr="009E2A05">
        <w:rPr>
          <w:lang w:val="en-US"/>
        </w:rPr>
        <w:t>Crassiphiala</w:t>
      </w:r>
      <w:proofErr w:type="spellEnd"/>
      <w:r w:rsidRPr="009E2A05">
        <w:rPr>
          <w:lang w:val="en-US"/>
        </w:rPr>
        <w:t xml:space="preserve"> </w:t>
      </w:r>
      <w:proofErr w:type="spellStart"/>
      <w:r w:rsidRPr="009E2A05">
        <w:rPr>
          <w:lang w:val="en-US"/>
        </w:rPr>
        <w:t>bulboglossa</w:t>
      </w:r>
      <w:proofErr w:type="spellEnd"/>
      <w:r w:rsidRPr="009E2A05">
        <w:rPr>
          <w:lang w:val="en-US"/>
        </w:rPr>
        <w:t xml:space="preserve"> (</w:t>
      </w:r>
      <w:proofErr w:type="gramStart"/>
      <w:r w:rsidRPr="009E2A05">
        <w:rPr>
          <w:lang w:val="en-US"/>
        </w:rPr>
        <w:t>Trematoda :</w:t>
      </w:r>
      <w:proofErr w:type="gramEnd"/>
      <w:r w:rsidRPr="009E2A05">
        <w:rPr>
          <w:lang w:val="en-US"/>
        </w:rPr>
        <w:t xml:space="preserve"> </w:t>
      </w:r>
      <w:proofErr w:type="spellStart"/>
      <w:r w:rsidRPr="009E2A05">
        <w:rPr>
          <w:lang w:val="en-US"/>
        </w:rPr>
        <w:t>Strigeida</w:t>
      </w:r>
      <w:proofErr w:type="spellEnd"/>
      <w:r w:rsidRPr="009E2A05">
        <w:rPr>
          <w:lang w:val="en-US"/>
        </w:rPr>
        <w:t xml:space="preserve">). Development of the Metacercaria and Cyst, and Effect on the Fish Hosts. </w:t>
      </w:r>
      <w:r w:rsidRPr="009E2A05">
        <w:rPr>
          <w:i/>
          <w:iCs/>
          <w:lang w:val="en-US"/>
        </w:rPr>
        <w:t>The Journal of Parasitology</w:t>
      </w:r>
      <w:r w:rsidRPr="009E2A05">
        <w:rPr>
          <w:lang w:val="en-US"/>
        </w:rPr>
        <w:t xml:space="preserve">, </w:t>
      </w:r>
      <w:r w:rsidRPr="009E2A05">
        <w:rPr>
          <w:i/>
          <w:iCs/>
          <w:lang w:val="en-US"/>
        </w:rPr>
        <w:t>42</w:t>
      </w:r>
      <w:r w:rsidRPr="009E2A05">
        <w:rPr>
          <w:lang w:val="en-US"/>
        </w:rPr>
        <w:t>(4), 435‑444. https://doi.org/10.2307/3274528</w:t>
      </w:r>
    </w:p>
    <w:p w14:paraId="0EFB4CD2" w14:textId="77777777" w:rsidR="009E2A05" w:rsidRPr="009E2A05" w:rsidRDefault="009E2A05" w:rsidP="009E2A05">
      <w:pPr>
        <w:widowControl w:val="0"/>
        <w:autoSpaceDE w:val="0"/>
        <w:autoSpaceDN w:val="0"/>
        <w:adjustRightInd w:val="0"/>
        <w:rPr>
          <w:lang w:val="en-US"/>
        </w:rPr>
      </w:pPr>
      <w:r w:rsidRPr="009E2A05">
        <w:rPr>
          <w:lang w:val="en-US"/>
        </w:rPr>
        <w:t>Hoffman, G. L., &amp; Putz, R. E. (1965). The Black-Spot (</w:t>
      </w:r>
      <w:proofErr w:type="spellStart"/>
      <w:r w:rsidRPr="009E2A05">
        <w:rPr>
          <w:lang w:val="en-US"/>
        </w:rPr>
        <w:t>Uvulifer</w:t>
      </w:r>
      <w:proofErr w:type="spellEnd"/>
      <w:r w:rsidRPr="009E2A05">
        <w:rPr>
          <w:lang w:val="en-US"/>
        </w:rPr>
        <w:t xml:space="preserve"> </w:t>
      </w:r>
      <w:proofErr w:type="spellStart"/>
      <w:proofErr w:type="gramStart"/>
      <w:r w:rsidRPr="009E2A05">
        <w:rPr>
          <w:lang w:val="en-US"/>
        </w:rPr>
        <w:t>ambloplitis</w:t>
      </w:r>
      <w:proofErr w:type="spellEnd"/>
      <w:r w:rsidRPr="009E2A05">
        <w:rPr>
          <w:lang w:val="en-US"/>
        </w:rPr>
        <w:t> :</w:t>
      </w:r>
      <w:proofErr w:type="gramEnd"/>
      <w:r w:rsidRPr="009E2A05">
        <w:rPr>
          <w:lang w:val="en-US"/>
        </w:rPr>
        <w:t xml:space="preserve"> Trematoda: </w:t>
      </w:r>
      <w:proofErr w:type="spellStart"/>
      <w:r w:rsidRPr="009E2A05">
        <w:rPr>
          <w:lang w:val="en-US"/>
        </w:rPr>
        <w:t>Strigeoidea</w:t>
      </w:r>
      <w:proofErr w:type="spellEnd"/>
      <w:r w:rsidRPr="009E2A05">
        <w:rPr>
          <w:lang w:val="en-US"/>
        </w:rPr>
        <w:t xml:space="preserve">) of Centrarchid Fishes. </w:t>
      </w:r>
      <w:r w:rsidRPr="009E2A05">
        <w:rPr>
          <w:i/>
          <w:iCs/>
          <w:lang w:val="en-US"/>
        </w:rPr>
        <w:t>Transactions of the American Fisheries Society</w:t>
      </w:r>
      <w:r w:rsidRPr="009E2A05">
        <w:rPr>
          <w:lang w:val="en-US"/>
        </w:rPr>
        <w:t xml:space="preserve">, </w:t>
      </w:r>
      <w:r w:rsidRPr="009E2A05">
        <w:rPr>
          <w:i/>
          <w:iCs/>
          <w:lang w:val="en-US"/>
        </w:rPr>
        <w:t>94</w:t>
      </w:r>
      <w:r w:rsidRPr="009E2A05">
        <w:rPr>
          <w:lang w:val="en-US"/>
        </w:rPr>
        <w:t>(2), 143‑151. https://doi.org/10.1577/1548-8659(1965)94[</w:t>
      </w:r>
      <w:proofErr w:type="gramStart"/>
      <w:r w:rsidRPr="009E2A05">
        <w:rPr>
          <w:lang w:val="en-US"/>
        </w:rPr>
        <w:t>143:TBUASO</w:t>
      </w:r>
      <w:proofErr w:type="gramEnd"/>
      <w:r w:rsidRPr="009E2A05">
        <w:rPr>
          <w:lang w:val="en-US"/>
        </w:rPr>
        <w:t>]2.0.CO;2</w:t>
      </w:r>
    </w:p>
    <w:p w14:paraId="59BEBC39" w14:textId="77777777" w:rsidR="009E2A05" w:rsidRPr="009E2A05" w:rsidRDefault="009E2A05" w:rsidP="009E2A05">
      <w:pPr>
        <w:widowControl w:val="0"/>
        <w:autoSpaceDE w:val="0"/>
        <w:autoSpaceDN w:val="0"/>
        <w:adjustRightInd w:val="0"/>
        <w:rPr>
          <w:lang w:val="en-US"/>
        </w:rPr>
      </w:pPr>
      <w:r w:rsidRPr="009E2A05">
        <w:rPr>
          <w:lang w:val="en-US"/>
        </w:rPr>
        <w:t xml:space="preserve">Krull. (1932). Studies on the development of Cercaria </w:t>
      </w:r>
      <w:proofErr w:type="spellStart"/>
      <w:r w:rsidRPr="009E2A05">
        <w:rPr>
          <w:lang w:val="en-US"/>
        </w:rPr>
        <w:t>bessiae</w:t>
      </w:r>
      <w:proofErr w:type="spellEnd"/>
      <w:r w:rsidRPr="009E2A05">
        <w:rPr>
          <w:lang w:val="en-US"/>
        </w:rPr>
        <w:t xml:space="preserve"> </w:t>
      </w:r>
      <w:proofErr w:type="spellStart"/>
      <w:r w:rsidRPr="009E2A05">
        <w:rPr>
          <w:lang w:val="en-US"/>
        </w:rPr>
        <w:t>Cort</w:t>
      </w:r>
      <w:proofErr w:type="spellEnd"/>
      <w:r w:rsidRPr="009E2A05">
        <w:rPr>
          <w:lang w:val="en-US"/>
        </w:rPr>
        <w:t xml:space="preserve"> and Brooks, 1928. </w:t>
      </w:r>
      <w:r w:rsidRPr="009E2A05">
        <w:rPr>
          <w:i/>
          <w:iCs/>
          <w:lang w:val="en-US"/>
        </w:rPr>
        <w:t>Journal of Parasitology, The</w:t>
      </w:r>
      <w:r w:rsidRPr="009E2A05">
        <w:rPr>
          <w:lang w:val="en-US"/>
        </w:rPr>
        <w:t xml:space="preserve">, </w:t>
      </w:r>
      <w:r w:rsidRPr="009E2A05">
        <w:rPr>
          <w:i/>
          <w:iCs/>
          <w:lang w:val="en-US"/>
        </w:rPr>
        <w:t>19</w:t>
      </w:r>
      <w:r w:rsidRPr="009E2A05">
        <w:rPr>
          <w:lang w:val="en-US"/>
        </w:rPr>
        <w:t>(165), 1934. /z-</w:t>
      </w:r>
      <w:proofErr w:type="spellStart"/>
      <w:r w:rsidRPr="009E2A05">
        <w:rPr>
          <w:lang w:val="en-US"/>
        </w:rPr>
        <w:t>wcorg</w:t>
      </w:r>
      <w:proofErr w:type="spellEnd"/>
      <w:r w:rsidRPr="009E2A05">
        <w:rPr>
          <w:lang w:val="en-US"/>
        </w:rPr>
        <w:t>/.</w:t>
      </w:r>
    </w:p>
    <w:p w14:paraId="0547CFCC" w14:textId="77777777" w:rsidR="009E2A05" w:rsidRPr="009E2A05" w:rsidRDefault="009E2A05" w:rsidP="009E2A05">
      <w:pPr>
        <w:widowControl w:val="0"/>
        <w:autoSpaceDE w:val="0"/>
        <w:autoSpaceDN w:val="0"/>
        <w:adjustRightInd w:val="0"/>
      </w:pPr>
      <w:r w:rsidRPr="009E2A05">
        <w:rPr>
          <w:lang w:val="en-US"/>
        </w:rPr>
        <w:t xml:space="preserve">Krull, W. H. (1934). Cercaria </w:t>
      </w:r>
      <w:proofErr w:type="spellStart"/>
      <w:r w:rsidRPr="009E2A05">
        <w:rPr>
          <w:lang w:val="en-US"/>
        </w:rPr>
        <w:t>bessiae</w:t>
      </w:r>
      <w:proofErr w:type="spellEnd"/>
      <w:r w:rsidRPr="009E2A05">
        <w:rPr>
          <w:lang w:val="en-US"/>
        </w:rPr>
        <w:t xml:space="preserve"> </w:t>
      </w:r>
      <w:proofErr w:type="spellStart"/>
      <w:r w:rsidRPr="009E2A05">
        <w:rPr>
          <w:lang w:val="en-US"/>
        </w:rPr>
        <w:t>Cort</w:t>
      </w:r>
      <w:proofErr w:type="spellEnd"/>
      <w:r w:rsidRPr="009E2A05">
        <w:rPr>
          <w:lang w:val="en-US"/>
        </w:rPr>
        <w:t xml:space="preserve"> and Brooks, 1928, an Injurious Parasite of Fish. </w:t>
      </w:r>
      <w:proofErr w:type="spellStart"/>
      <w:r w:rsidRPr="009E2A05">
        <w:rPr>
          <w:i/>
          <w:iCs/>
        </w:rPr>
        <w:t>Copeia</w:t>
      </w:r>
      <w:proofErr w:type="spellEnd"/>
      <w:r w:rsidRPr="009E2A05">
        <w:t xml:space="preserve">, </w:t>
      </w:r>
      <w:r w:rsidRPr="009E2A05">
        <w:rPr>
          <w:i/>
          <w:iCs/>
        </w:rPr>
        <w:t>1934</w:t>
      </w:r>
      <w:r w:rsidRPr="009E2A05">
        <w:t>(2), 69‑73. https://doi.org/10.2307/1435795</w:t>
      </w:r>
    </w:p>
    <w:p w14:paraId="2EFB669B" w14:textId="77777777" w:rsidR="009E2A05" w:rsidRPr="009E2A05" w:rsidRDefault="009E2A05" w:rsidP="009E2A05">
      <w:pPr>
        <w:widowControl w:val="0"/>
        <w:autoSpaceDE w:val="0"/>
        <w:autoSpaceDN w:val="0"/>
        <w:adjustRightInd w:val="0"/>
        <w:rPr>
          <w:lang w:val="en-US"/>
        </w:rPr>
      </w:pPr>
      <w:proofErr w:type="spellStart"/>
      <w:r w:rsidRPr="009E2A05">
        <w:t>Kurochkin</w:t>
      </w:r>
      <w:proofErr w:type="spellEnd"/>
      <w:r w:rsidRPr="009E2A05">
        <w:t xml:space="preserve">, I. V., &amp; </w:t>
      </w:r>
      <w:proofErr w:type="spellStart"/>
      <w:r w:rsidRPr="009E2A05">
        <w:t>Biserova</w:t>
      </w:r>
      <w:proofErr w:type="spellEnd"/>
      <w:r w:rsidRPr="009E2A05">
        <w:t xml:space="preserve">, L. I. (1996). </w:t>
      </w:r>
      <w:r w:rsidRPr="009E2A05">
        <w:rPr>
          <w:lang w:val="en-US"/>
        </w:rPr>
        <w:t xml:space="preserve">[The etiology and diagnosis of « black spot disease » of fish]. </w:t>
      </w:r>
      <w:proofErr w:type="spellStart"/>
      <w:r w:rsidRPr="009E2A05">
        <w:rPr>
          <w:i/>
          <w:iCs/>
          <w:lang w:val="en-US"/>
        </w:rPr>
        <w:t>Parazitologiia</w:t>
      </w:r>
      <w:proofErr w:type="spellEnd"/>
      <w:r w:rsidRPr="009E2A05">
        <w:rPr>
          <w:lang w:val="en-US"/>
        </w:rPr>
        <w:t xml:space="preserve">, </w:t>
      </w:r>
      <w:r w:rsidRPr="009E2A05">
        <w:rPr>
          <w:i/>
          <w:iCs/>
          <w:lang w:val="en-US"/>
        </w:rPr>
        <w:t>30</w:t>
      </w:r>
      <w:r w:rsidRPr="009E2A05">
        <w:rPr>
          <w:lang w:val="en-US"/>
        </w:rPr>
        <w:t>(2), 117‑125.</w:t>
      </w:r>
    </w:p>
    <w:p w14:paraId="7D9C0333" w14:textId="77777777" w:rsidR="009E2A05" w:rsidRPr="009E2A05" w:rsidRDefault="009E2A05" w:rsidP="009E2A05">
      <w:pPr>
        <w:widowControl w:val="0"/>
        <w:autoSpaceDE w:val="0"/>
        <w:autoSpaceDN w:val="0"/>
        <w:adjustRightInd w:val="0"/>
        <w:rPr>
          <w:lang w:val="en-US"/>
        </w:rPr>
      </w:pPr>
      <w:proofErr w:type="spellStart"/>
      <w:r w:rsidRPr="009E2A05">
        <w:rPr>
          <w:lang w:val="en-US"/>
        </w:rPr>
        <w:t>Lemly</w:t>
      </w:r>
      <w:proofErr w:type="spellEnd"/>
      <w:r w:rsidRPr="009E2A05">
        <w:rPr>
          <w:lang w:val="en-US"/>
        </w:rPr>
        <w:t xml:space="preserve">, A. D., &amp; </w:t>
      </w:r>
      <w:proofErr w:type="spellStart"/>
      <w:r w:rsidRPr="009E2A05">
        <w:rPr>
          <w:lang w:val="en-US"/>
        </w:rPr>
        <w:t>Esch</w:t>
      </w:r>
      <w:proofErr w:type="spellEnd"/>
      <w:r w:rsidRPr="009E2A05">
        <w:rPr>
          <w:lang w:val="en-US"/>
        </w:rPr>
        <w:t xml:space="preserve">, G. W. (1984a). Population Biology of the Trematode </w:t>
      </w:r>
      <w:proofErr w:type="spellStart"/>
      <w:r w:rsidRPr="009E2A05">
        <w:rPr>
          <w:lang w:val="en-US"/>
        </w:rPr>
        <w:t>Uvulifer</w:t>
      </w:r>
      <w:proofErr w:type="spellEnd"/>
      <w:r w:rsidRPr="009E2A05">
        <w:rPr>
          <w:lang w:val="en-US"/>
        </w:rPr>
        <w:t xml:space="preserve"> </w:t>
      </w:r>
      <w:proofErr w:type="spellStart"/>
      <w:r w:rsidRPr="009E2A05">
        <w:rPr>
          <w:lang w:val="en-US"/>
        </w:rPr>
        <w:t>ambloplitis</w:t>
      </w:r>
      <w:proofErr w:type="spellEnd"/>
      <w:r w:rsidRPr="009E2A05">
        <w:rPr>
          <w:lang w:val="en-US"/>
        </w:rPr>
        <w:t xml:space="preserve"> (Hughes, 1927) in Juvenile Bluegill Sunfish, Lepomis macrochirus, and Largemouth Bass, Micropterus </w:t>
      </w:r>
      <w:proofErr w:type="spellStart"/>
      <w:r w:rsidRPr="009E2A05">
        <w:rPr>
          <w:lang w:val="en-US"/>
        </w:rPr>
        <w:t>salmoides</w:t>
      </w:r>
      <w:proofErr w:type="spellEnd"/>
      <w:r w:rsidRPr="009E2A05">
        <w:rPr>
          <w:lang w:val="en-US"/>
        </w:rPr>
        <w:t xml:space="preserve">.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466‑474. https://doi.org/10.2307/3281394</w:t>
      </w:r>
    </w:p>
    <w:p w14:paraId="6533B2E3" w14:textId="77777777" w:rsidR="009E2A05" w:rsidRPr="009E2A05" w:rsidRDefault="009E2A05" w:rsidP="009E2A05">
      <w:pPr>
        <w:widowControl w:val="0"/>
        <w:autoSpaceDE w:val="0"/>
        <w:autoSpaceDN w:val="0"/>
        <w:adjustRightInd w:val="0"/>
        <w:rPr>
          <w:lang w:val="en-US"/>
        </w:rPr>
      </w:pPr>
      <w:proofErr w:type="spellStart"/>
      <w:r w:rsidRPr="009E2A05">
        <w:rPr>
          <w:lang w:val="en-US"/>
        </w:rPr>
        <w:t>Lemly</w:t>
      </w:r>
      <w:proofErr w:type="spellEnd"/>
      <w:r w:rsidRPr="009E2A05">
        <w:rPr>
          <w:lang w:val="en-US"/>
        </w:rPr>
        <w:t xml:space="preserve">, A. D., &amp; </w:t>
      </w:r>
      <w:proofErr w:type="spellStart"/>
      <w:r w:rsidRPr="009E2A05">
        <w:rPr>
          <w:lang w:val="en-US"/>
        </w:rPr>
        <w:t>Esch</w:t>
      </w:r>
      <w:proofErr w:type="spellEnd"/>
      <w:r w:rsidRPr="009E2A05">
        <w:rPr>
          <w:lang w:val="en-US"/>
        </w:rPr>
        <w:t xml:space="preserve">, G. W. (1984b). Population Biology of the Trematode </w:t>
      </w:r>
      <w:proofErr w:type="spellStart"/>
      <w:r w:rsidRPr="009E2A05">
        <w:rPr>
          <w:lang w:val="en-US"/>
        </w:rPr>
        <w:t>Uvulifer</w:t>
      </w:r>
      <w:proofErr w:type="spellEnd"/>
      <w:r w:rsidRPr="009E2A05">
        <w:rPr>
          <w:lang w:val="en-US"/>
        </w:rPr>
        <w:t xml:space="preserve"> </w:t>
      </w:r>
      <w:proofErr w:type="spellStart"/>
      <w:r w:rsidRPr="009E2A05">
        <w:rPr>
          <w:lang w:val="en-US"/>
        </w:rPr>
        <w:t>ambloplitis</w:t>
      </w:r>
      <w:proofErr w:type="spellEnd"/>
      <w:r w:rsidRPr="009E2A05">
        <w:rPr>
          <w:lang w:val="en-US"/>
        </w:rPr>
        <w:t xml:space="preserve"> (Hughes, 1927) in the Snail Intermediate Host, </w:t>
      </w:r>
      <w:proofErr w:type="spellStart"/>
      <w:r w:rsidRPr="009E2A05">
        <w:rPr>
          <w:lang w:val="en-US"/>
        </w:rPr>
        <w:t>Helisoma</w:t>
      </w:r>
      <w:proofErr w:type="spellEnd"/>
      <w:r w:rsidRPr="009E2A05">
        <w:rPr>
          <w:lang w:val="en-US"/>
        </w:rPr>
        <w:t xml:space="preserve"> </w:t>
      </w:r>
      <w:proofErr w:type="spellStart"/>
      <w:r w:rsidRPr="009E2A05">
        <w:rPr>
          <w:lang w:val="en-US"/>
        </w:rPr>
        <w:t>trivolvis</w:t>
      </w:r>
      <w:proofErr w:type="spellEnd"/>
      <w:r w:rsidRPr="009E2A05">
        <w:rPr>
          <w:lang w:val="en-US"/>
        </w:rPr>
        <w:t xml:space="preserve">. </w:t>
      </w:r>
      <w:r w:rsidRPr="009E2A05">
        <w:rPr>
          <w:i/>
          <w:iCs/>
          <w:lang w:val="en-US"/>
        </w:rPr>
        <w:t>The Journal of Parasitology</w:t>
      </w:r>
      <w:r w:rsidRPr="009E2A05">
        <w:rPr>
          <w:lang w:val="en-US"/>
        </w:rPr>
        <w:t xml:space="preserve">, </w:t>
      </w:r>
      <w:r w:rsidRPr="009E2A05">
        <w:rPr>
          <w:i/>
          <w:iCs/>
          <w:lang w:val="en-US"/>
        </w:rPr>
        <w:t>70</w:t>
      </w:r>
      <w:r w:rsidRPr="009E2A05">
        <w:rPr>
          <w:lang w:val="en-US"/>
        </w:rPr>
        <w:t>(4), 461. https://doi.org/10.2307/3281393</w:t>
      </w:r>
    </w:p>
    <w:p w14:paraId="0B6295F2" w14:textId="77777777" w:rsidR="009E2A05" w:rsidRPr="009E2A05" w:rsidRDefault="009E2A05" w:rsidP="009E2A05">
      <w:pPr>
        <w:widowControl w:val="0"/>
        <w:autoSpaceDE w:val="0"/>
        <w:autoSpaceDN w:val="0"/>
        <w:adjustRightInd w:val="0"/>
        <w:rPr>
          <w:lang w:val="en-US"/>
        </w:rPr>
      </w:pPr>
      <w:r w:rsidRPr="009E2A05">
        <w:rPr>
          <w:lang w:val="en-US"/>
        </w:rPr>
        <w:t xml:space="preserve">Leung, C., Duclos, K. K., </w:t>
      </w:r>
      <w:proofErr w:type="spellStart"/>
      <w:r w:rsidRPr="009E2A05">
        <w:rPr>
          <w:lang w:val="en-US"/>
        </w:rPr>
        <w:t>Grünbaum</w:t>
      </w:r>
      <w:proofErr w:type="spellEnd"/>
      <w:r w:rsidRPr="009E2A05">
        <w:rPr>
          <w:lang w:val="en-US"/>
        </w:rPr>
        <w:t xml:space="preserve">, T., Cloutier, R., &amp; Angers, B. (2017). Asymmetry in dentition and shape of pharyngeal arches in the clonal fish </w:t>
      </w:r>
      <w:proofErr w:type="spellStart"/>
      <w:r w:rsidRPr="009E2A05">
        <w:rPr>
          <w:lang w:val="en-US"/>
        </w:rPr>
        <w:t>Chrosomus</w:t>
      </w:r>
      <w:proofErr w:type="spellEnd"/>
      <w:r w:rsidRPr="009E2A05">
        <w:rPr>
          <w:lang w:val="en-US"/>
        </w:rPr>
        <w:t xml:space="preserve"> </w:t>
      </w:r>
      <w:proofErr w:type="spellStart"/>
      <w:r w:rsidRPr="009E2A05">
        <w:rPr>
          <w:lang w:val="en-US"/>
        </w:rPr>
        <w:t>eos-</w:t>
      </w:r>
      <w:proofErr w:type="gramStart"/>
      <w:r w:rsidRPr="009E2A05">
        <w:rPr>
          <w:lang w:val="en-US"/>
        </w:rPr>
        <w:t>neogaeus</w:t>
      </w:r>
      <w:proofErr w:type="spellEnd"/>
      <w:r w:rsidRPr="009E2A05">
        <w:rPr>
          <w:lang w:val="en-US"/>
        </w:rPr>
        <w:t> :</w:t>
      </w:r>
      <w:proofErr w:type="gramEnd"/>
      <w:r w:rsidRPr="009E2A05">
        <w:rPr>
          <w:lang w:val="en-US"/>
        </w:rPr>
        <w:t xml:space="preserve"> Phenotypic plasticity and developmental instability. </w:t>
      </w:r>
      <w:r w:rsidRPr="009E2A05">
        <w:rPr>
          <w:i/>
          <w:iCs/>
          <w:lang w:val="en-US"/>
        </w:rPr>
        <w:t>PLOS ONE</w:t>
      </w:r>
      <w:r w:rsidRPr="009E2A05">
        <w:rPr>
          <w:lang w:val="en-US"/>
        </w:rPr>
        <w:t xml:space="preserve">, </w:t>
      </w:r>
      <w:r w:rsidRPr="009E2A05">
        <w:rPr>
          <w:i/>
          <w:iCs/>
          <w:lang w:val="en-US"/>
        </w:rPr>
        <w:t>12</w:t>
      </w:r>
      <w:r w:rsidRPr="009E2A05">
        <w:rPr>
          <w:lang w:val="en-US"/>
        </w:rPr>
        <w:t>(4), e0174235. https://doi.org/10.1371/journal.pone.0174235</w:t>
      </w:r>
    </w:p>
    <w:p w14:paraId="601F1278" w14:textId="77777777" w:rsidR="009E2A05" w:rsidRPr="009E2A05" w:rsidRDefault="009E2A05" w:rsidP="009E2A05">
      <w:pPr>
        <w:widowControl w:val="0"/>
        <w:autoSpaceDE w:val="0"/>
        <w:autoSpaceDN w:val="0"/>
        <w:adjustRightInd w:val="0"/>
        <w:rPr>
          <w:lang w:val="en-US"/>
        </w:rPr>
      </w:pPr>
      <w:proofErr w:type="spellStart"/>
      <w:r w:rsidRPr="009E2A05">
        <w:rPr>
          <w:lang w:val="en-US"/>
        </w:rPr>
        <w:t>Marcogliese</w:t>
      </w:r>
      <w:proofErr w:type="spellEnd"/>
      <w:r w:rsidRPr="009E2A05">
        <w:rPr>
          <w:lang w:val="en-US"/>
        </w:rPr>
        <w:t xml:space="preserve">, D. J., Dumont, P., Gendron, A. D., </w:t>
      </w:r>
      <w:proofErr w:type="spellStart"/>
      <w:r w:rsidRPr="009E2A05">
        <w:rPr>
          <w:lang w:val="en-US"/>
        </w:rPr>
        <w:t>Mailhot</w:t>
      </w:r>
      <w:proofErr w:type="spellEnd"/>
      <w:r w:rsidRPr="009E2A05">
        <w:rPr>
          <w:lang w:val="en-US"/>
        </w:rPr>
        <w:t xml:space="preserve">, Y., Bergeron, E., &amp; McLaughlin, J. D. (2001). Spatial and temporal variation in abundance of </w:t>
      </w:r>
      <w:proofErr w:type="spellStart"/>
      <w:r w:rsidRPr="009E2A05">
        <w:rPr>
          <w:lang w:val="en-US"/>
        </w:rPr>
        <w:t>Diplostomum</w:t>
      </w:r>
      <w:proofErr w:type="spellEnd"/>
      <w:r w:rsidRPr="009E2A05">
        <w:rPr>
          <w:lang w:val="en-US"/>
        </w:rPr>
        <w:t xml:space="preserve"> spp. In walleye (Stizostedion vitreum) and white suckers (Catostomus </w:t>
      </w:r>
      <w:proofErr w:type="spellStart"/>
      <w:r w:rsidRPr="009E2A05">
        <w:rPr>
          <w:lang w:val="en-US"/>
        </w:rPr>
        <w:t>commersoni</w:t>
      </w:r>
      <w:proofErr w:type="spellEnd"/>
      <w:r w:rsidRPr="009E2A05">
        <w:rPr>
          <w:lang w:val="en-US"/>
        </w:rPr>
        <w:t xml:space="preserve">) from the St. Lawrence River. </w:t>
      </w:r>
      <w:r w:rsidRPr="009E2A05">
        <w:rPr>
          <w:i/>
          <w:iCs/>
          <w:lang w:val="en-US"/>
        </w:rPr>
        <w:t>Canadian Journal of Zoology</w:t>
      </w:r>
      <w:r w:rsidRPr="009E2A05">
        <w:rPr>
          <w:lang w:val="en-US"/>
        </w:rPr>
        <w:t xml:space="preserve">, </w:t>
      </w:r>
      <w:r w:rsidRPr="009E2A05">
        <w:rPr>
          <w:i/>
          <w:iCs/>
          <w:lang w:val="en-US"/>
        </w:rPr>
        <w:t>79</w:t>
      </w:r>
      <w:r w:rsidRPr="009E2A05">
        <w:rPr>
          <w:lang w:val="en-US"/>
        </w:rPr>
        <w:t>(3), 355‑369. https://doi.org/10.1139/z00-209</w:t>
      </w:r>
    </w:p>
    <w:p w14:paraId="23147038" w14:textId="77777777" w:rsidR="009E2A05" w:rsidRPr="009E2A05" w:rsidRDefault="009E2A05" w:rsidP="009E2A05">
      <w:pPr>
        <w:widowControl w:val="0"/>
        <w:autoSpaceDE w:val="0"/>
        <w:autoSpaceDN w:val="0"/>
        <w:adjustRightInd w:val="0"/>
      </w:pPr>
      <w:proofErr w:type="spellStart"/>
      <w:r w:rsidRPr="009E2A05">
        <w:rPr>
          <w:lang w:val="en-US"/>
        </w:rPr>
        <w:t>Ondrackova</w:t>
      </w:r>
      <w:proofErr w:type="spellEnd"/>
      <w:r w:rsidRPr="009E2A05">
        <w:rPr>
          <w:lang w:val="en-US"/>
        </w:rPr>
        <w:t xml:space="preserve">, M., </w:t>
      </w:r>
      <w:proofErr w:type="spellStart"/>
      <w:r w:rsidRPr="009E2A05">
        <w:rPr>
          <w:lang w:val="en-US"/>
        </w:rPr>
        <w:t>Bartosova</w:t>
      </w:r>
      <w:proofErr w:type="spellEnd"/>
      <w:r w:rsidRPr="009E2A05">
        <w:rPr>
          <w:lang w:val="en-US"/>
        </w:rPr>
        <w:t xml:space="preserve">, S., </w:t>
      </w:r>
      <w:proofErr w:type="spellStart"/>
      <w:r w:rsidRPr="009E2A05">
        <w:rPr>
          <w:lang w:val="en-US"/>
        </w:rPr>
        <w:t>Valova</w:t>
      </w:r>
      <w:proofErr w:type="spellEnd"/>
      <w:r w:rsidRPr="009E2A05">
        <w:rPr>
          <w:lang w:val="en-US"/>
        </w:rPr>
        <w:t xml:space="preserve">, Z., </w:t>
      </w:r>
      <w:proofErr w:type="spellStart"/>
      <w:r w:rsidRPr="009E2A05">
        <w:rPr>
          <w:lang w:val="en-US"/>
        </w:rPr>
        <w:t>Jurajda</w:t>
      </w:r>
      <w:proofErr w:type="spellEnd"/>
      <w:r w:rsidRPr="009E2A05">
        <w:rPr>
          <w:lang w:val="en-US"/>
        </w:rPr>
        <w:t xml:space="preserve">, P., &amp; </w:t>
      </w:r>
      <w:proofErr w:type="spellStart"/>
      <w:r w:rsidRPr="009E2A05">
        <w:rPr>
          <w:lang w:val="en-US"/>
        </w:rPr>
        <w:t>Gelnar</w:t>
      </w:r>
      <w:proofErr w:type="spellEnd"/>
      <w:r w:rsidRPr="009E2A05">
        <w:rPr>
          <w:lang w:val="en-US"/>
        </w:rPr>
        <w:t xml:space="preserve">, M. (2004). Occurrence of black-spot disease caused by </w:t>
      </w:r>
      <w:proofErr w:type="spellStart"/>
      <w:r w:rsidRPr="009E2A05">
        <w:rPr>
          <w:lang w:val="en-US"/>
        </w:rPr>
        <w:t>metacercariae</w:t>
      </w:r>
      <w:proofErr w:type="spellEnd"/>
      <w:r w:rsidRPr="009E2A05">
        <w:rPr>
          <w:lang w:val="en-US"/>
        </w:rPr>
        <w:t xml:space="preserve"> of </w:t>
      </w:r>
      <w:proofErr w:type="spellStart"/>
      <w:r w:rsidRPr="009E2A05">
        <w:rPr>
          <w:lang w:val="en-US"/>
        </w:rPr>
        <w:t>Posthodiplostomum</w:t>
      </w:r>
      <w:proofErr w:type="spellEnd"/>
      <w:r w:rsidRPr="009E2A05">
        <w:rPr>
          <w:lang w:val="en-US"/>
        </w:rPr>
        <w:t xml:space="preserve"> </w:t>
      </w:r>
      <w:proofErr w:type="spellStart"/>
      <w:r w:rsidRPr="009E2A05">
        <w:rPr>
          <w:lang w:val="en-US"/>
        </w:rPr>
        <w:t>cuticola</w:t>
      </w:r>
      <w:proofErr w:type="spellEnd"/>
      <w:r w:rsidRPr="009E2A05">
        <w:rPr>
          <w:lang w:val="en-US"/>
        </w:rPr>
        <w:t xml:space="preserve"> among juvenile fishes in water bodies in the Morava River Basin. </w:t>
      </w:r>
      <w:r w:rsidRPr="009E2A05">
        <w:rPr>
          <w:i/>
          <w:iCs/>
        </w:rPr>
        <w:t xml:space="preserve">Acta </w:t>
      </w:r>
      <w:proofErr w:type="spellStart"/>
      <w:r w:rsidRPr="009E2A05">
        <w:rPr>
          <w:i/>
          <w:iCs/>
        </w:rPr>
        <w:t>Parasitologica</w:t>
      </w:r>
      <w:proofErr w:type="spellEnd"/>
      <w:r w:rsidRPr="009E2A05">
        <w:t xml:space="preserve">, </w:t>
      </w:r>
      <w:r w:rsidRPr="009E2A05">
        <w:rPr>
          <w:i/>
          <w:iCs/>
        </w:rPr>
        <w:t>3</w:t>
      </w:r>
      <w:r w:rsidRPr="009E2A05">
        <w:t>(49). https://www.infona.pl//resource/bwmeta1.element.agro-article-5d8e90ef-9221-415e-b62f-e6e574152bf0</w:t>
      </w:r>
    </w:p>
    <w:p w14:paraId="6221DA06" w14:textId="77777777" w:rsidR="009E2A05" w:rsidRPr="009E2A05" w:rsidRDefault="009E2A05" w:rsidP="009E2A05">
      <w:pPr>
        <w:widowControl w:val="0"/>
        <w:autoSpaceDE w:val="0"/>
        <w:autoSpaceDN w:val="0"/>
        <w:adjustRightInd w:val="0"/>
      </w:pPr>
      <w:r w:rsidRPr="009E2A05">
        <w:rPr>
          <w:lang w:val="en-US"/>
        </w:rPr>
        <w:t xml:space="preserve">Simpson, G. (2023). </w:t>
      </w:r>
      <w:proofErr w:type="gramStart"/>
      <w:r w:rsidRPr="009E2A05">
        <w:rPr>
          <w:i/>
          <w:iCs/>
          <w:lang w:val="en-US"/>
        </w:rPr>
        <w:t>gratia :</w:t>
      </w:r>
      <w:proofErr w:type="gramEnd"/>
      <w:r w:rsidRPr="009E2A05">
        <w:rPr>
          <w:i/>
          <w:iCs/>
          <w:lang w:val="en-US"/>
        </w:rPr>
        <w:t xml:space="preserve"> Graceful </w:t>
      </w:r>
      <w:proofErr w:type="spellStart"/>
      <w:r w:rsidRPr="009E2A05">
        <w:rPr>
          <w:i/>
          <w:iCs/>
          <w:lang w:val="en-US"/>
        </w:rPr>
        <w:t>ggplot</w:t>
      </w:r>
      <w:proofErr w:type="spellEnd"/>
      <w:r w:rsidRPr="009E2A05">
        <w:rPr>
          <w:i/>
          <w:iCs/>
          <w:lang w:val="en-US"/>
        </w:rPr>
        <w:t xml:space="preserve">-Based Graphics and Other Functions for GAMs Fitted using </w:t>
      </w:r>
      <w:proofErr w:type="spellStart"/>
      <w:r w:rsidRPr="009E2A05">
        <w:rPr>
          <w:i/>
          <w:iCs/>
          <w:lang w:val="en-US"/>
        </w:rPr>
        <w:t>mgcv</w:t>
      </w:r>
      <w:proofErr w:type="spellEnd"/>
      <w:r w:rsidRPr="009E2A05">
        <w:rPr>
          <w:i/>
          <w:iCs/>
          <w:lang w:val="en-US"/>
        </w:rPr>
        <w:t>.</w:t>
      </w:r>
      <w:r w:rsidRPr="009E2A05">
        <w:rPr>
          <w:lang w:val="en-US"/>
        </w:rPr>
        <w:t xml:space="preserve"> </w:t>
      </w:r>
      <w:r w:rsidRPr="009E2A05">
        <w:t>(R package version 0.8.1.42) [Logiciel]. https://gavinsimpson.github.io/gratia/</w:t>
      </w:r>
    </w:p>
    <w:p w14:paraId="47B61589" w14:textId="77777777" w:rsidR="009E2A05" w:rsidRPr="009E2A05" w:rsidRDefault="009E2A05" w:rsidP="009E2A05">
      <w:pPr>
        <w:widowControl w:val="0"/>
        <w:autoSpaceDE w:val="0"/>
        <w:autoSpaceDN w:val="0"/>
        <w:adjustRightInd w:val="0"/>
        <w:rPr>
          <w:lang w:val="en-US"/>
        </w:rPr>
      </w:pPr>
      <w:r w:rsidRPr="009E2A05">
        <w:t xml:space="preserve">US EPA. </w:t>
      </w:r>
      <w:r w:rsidRPr="009E2A05">
        <w:rPr>
          <w:lang w:val="en-US"/>
        </w:rPr>
        <w:t xml:space="preserve">(1978). </w:t>
      </w:r>
      <w:r w:rsidRPr="009E2A05">
        <w:rPr>
          <w:i/>
          <w:iCs/>
          <w:lang w:val="en-US"/>
        </w:rPr>
        <w:t xml:space="preserve">Method </w:t>
      </w:r>
      <w:proofErr w:type="gramStart"/>
      <w:r w:rsidRPr="009E2A05">
        <w:rPr>
          <w:i/>
          <w:iCs/>
          <w:lang w:val="en-US"/>
        </w:rPr>
        <w:t>365.3 :</w:t>
      </w:r>
      <w:proofErr w:type="gramEnd"/>
      <w:r w:rsidRPr="009E2A05">
        <w:rPr>
          <w:i/>
          <w:iCs/>
          <w:lang w:val="en-US"/>
        </w:rPr>
        <w:t xml:space="preserve"> Phosphorous, All Forms (Colorimetric, Ascorbic Acid, Two Reagent)</w:t>
      </w:r>
      <w:r w:rsidRPr="009E2A05">
        <w:rPr>
          <w:lang w:val="en-US"/>
        </w:rPr>
        <w:t>.</w:t>
      </w:r>
    </w:p>
    <w:p w14:paraId="2F64FE30" w14:textId="77777777" w:rsidR="009E2A05" w:rsidRPr="009E2A05" w:rsidRDefault="009E2A05" w:rsidP="009E2A05">
      <w:pPr>
        <w:widowControl w:val="0"/>
        <w:autoSpaceDE w:val="0"/>
        <w:autoSpaceDN w:val="0"/>
        <w:adjustRightInd w:val="0"/>
        <w:rPr>
          <w:lang w:val="en-US"/>
        </w:rPr>
      </w:pPr>
      <w:r w:rsidRPr="009E2A05">
        <w:rPr>
          <w:lang w:val="en-US"/>
        </w:rPr>
        <w:t xml:space="preserve">US EPA. (1993). </w:t>
      </w:r>
      <w:r w:rsidRPr="009E2A05">
        <w:rPr>
          <w:i/>
          <w:iCs/>
          <w:lang w:val="en-US"/>
        </w:rPr>
        <w:t xml:space="preserve">Method 353.2, Revision </w:t>
      </w:r>
      <w:proofErr w:type="gramStart"/>
      <w:r w:rsidRPr="009E2A05">
        <w:rPr>
          <w:i/>
          <w:iCs/>
          <w:lang w:val="en-US"/>
        </w:rPr>
        <w:t>2.0 :</w:t>
      </w:r>
      <w:proofErr w:type="gramEnd"/>
      <w:r w:rsidRPr="009E2A05">
        <w:rPr>
          <w:i/>
          <w:iCs/>
          <w:lang w:val="en-US"/>
        </w:rPr>
        <w:t xml:space="preserve"> Determination of Nitrate-Nitrite Nitrogen by Automated Colorimetry</w:t>
      </w:r>
      <w:r w:rsidRPr="009E2A05">
        <w:rPr>
          <w:lang w:val="en-US"/>
        </w:rPr>
        <w:t>.</w:t>
      </w:r>
    </w:p>
    <w:p w14:paraId="507853F9" w14:textId="77777777" w:rsidR="009E2A05" w:rsidRPr="009E2A05" w:rsidRDefault="009E2A05" w:rsidP="009E2A05">
      <w:pPr>
        <w:widowControl w:val="0"/>
        <w:autoSpaceDE w:val="0"/>
        <w:autoSpaceDN w:val="0"/>
        <w:adjustRightInd w:val="0"/>
        <w:rPr>
          <w:lang w:val="en-US"/>
        </w:rPr>
      </w:pPr>
      <w:r w:rsidRPr="009E2A05">
        <w:rPr>
          <w:lang w:val="en-US"/>
        </w:rPr>
        <w:t xml:space="preserve">Wickham, H. (2016). </w:t>
      </w:r>
      <w:r w:rsidRPr="009E2A05">
        <w:rPr>
          <w:i/>
          <w:iCs/>
          <w:lang w:val="en-US"/>
        </w:rPr>
        <w:t>ggplot</w:t>
      </w:r>
      <w:proofErr w:type="gramStart"/>
      <w:r w:rsidRPr="009E2A05">
        <w:rPr>
          <w:i/>
          <w:iCs/>
          <w:lang w:val="en-US"/>
        </w:rPr>
        <w:t>2 :</w:t>
      </w:r>
      <w:proofErr w:type="gramEnd"/>
      <w:r w:rsidRPr="009E2A05">
        <w:rPr>
          <w:i/>
          <w:iCs/>
          <w:lang w:val="en-US"/>
        </w:rPr>
        <w:t xml:space="preserve"> Elegant Graphics for Data Analysis.</w:t>
      </w:r>
      <w:r w:rsidRPr="009E2A05">
        <w:rPr>
          <w:lang w:val="en-US"/>
        </w:rPr>
        <w:t xml:space="preserve"> [</w:t>
      </w:r>
      <w:proofErr w:type="spellStart"/>
      <w:r w:rsidRPr="009E2A05">
        <w:rPr>
          <w:lang w:val="en-US"/>
        </w:rPr>
        <w:t>Logiciel</w:t>
      </w:r>
      <w:proofErr w:type="spellEnd"/>
      <w:r w:rsidRPr="009E2A05">
        <w:rPr>
          <w:lang w:val="en-US"/>
        </w:rPr>
        <w:t>]. Springer-Verlag New York.</w:t>
      </w:r>
    </w:p>
    <w:p w14:paraId="333A5DCF" w14:textId="77777777" w:rsidR="009E2A05" w:rsidRPr="009E2A05" w:rsidRDefault="009E2A05" w:rsidP="009E2A05">
      <w:pPr>
        <w:widowControl w:val="0"/>
        <w:autoSpaceDE w:val="0"/>
        <w:autoSpaceDN w:val="0"/>
        <w:adjustRightInd w:val="0"/>
        <w:rPr>
          <w:lang w:val="en-US"/>
        </w:rPr>
      </w:pPr>
      <w:r w:rsidRPr="009E2A05">
        <w:rPr>
          <w:lang w:val="en-US"/>
        </w:rPr>
        <w:t xml:space="preserve">Wood, S. N. (2017). </w:t>
      </w:r>
      <w:r w:rsidRPr="009E2A05">
        <w:rPr>
          <w:i/>
          <w:iCs/>
          <w:lang w:val="en-US"/>
        </w:rPr>
        <w:t xml:space="preserve">Generalized Additive </w:t>
      </w:r>
      <w:proofErr w:type="gramStart"/>
      <w:r w:rsidRPr="009E2A05">
        <w:rPr>
          <w:i/>
          <w:iCs/>
          <w:lang w:val="en-US"/>
        </w:rPr>
        <w:t>Models :</w:t>
      </w:r>
      <w:proofErr w:type="gramEnd"/>
      <w:r w:rsidRPr="009E2A05">
        <w:rPr>
          <w:i/>
          <w:iCs/>
          <w:lang w:val="en-US"/>
        </w:rPr>
        <w:t xml:space="preserve"> An Introduction with R, Second Edition</w:t>
      </w:r>
      <w:r w:rsidRPr="009E2A05">
        <w:rPr>
          <w:lang w:val="en-US"/>
        </w:rPr>
        <w:t xml:space="preserve"> (2</w:t>
      </w:r>
      <w:r w:rsidRPr="009E2A05">
        <w:rPr>
          <w:vertAlign w:val="superscript"/>
          <w:lang w:val="en-US"/>
        </w:rPr>
        <w:t>e</w:t>
      </w:r>
      <w:r w:rsidRPr="009E2A05">
        <w:rPr>
          <w:lang w:val="en-US"/>
        </w:rPr>
        <w:t xml:space="preserve"> </w:t>
      </w:r>
      <w:proofErr w:type="spellStart"/>
      <w:r w:rsidRPr="009E2A05">
        <w:rPr>
          <w:lang w:val="en-US"/>
        </w:rPr>
        <w:t>éd</w:t>
      </w:r>
      <w:proofErr w:type="spellEnd"/>
      <w:r w:rsidRPr="009E2A05">
        <w:rPr>
          <w:lang w:val="en-US"/>
        </w:rPr>
        <w:t>.). Chapman and Hall/CRC. https://doi.org/10.1201/9781315370279</w:t>
      </w:r>
    </w:p>
    <w:p w14:paraId="612DACAF" w14:textId="77777777" w:rsidR="009E2A05" w:rsidRPr="009E2A05" w:rsidRDefault="009E2A05" w:rsidP="009E2A05">
      <w:pPr>
        <w:widowControl w:val="0"/>
        <w:autoSpaceDE w:val="0"/>
        <w:autoSpaceDN w:val="0"/>
        <w:adjustRightInd w:val="0"/>
        <w:rPr>
          <w:lang w:val="en-US"/>
        </w:rPr>
      </w:pPr>
      <w:proofErr w:type="spellStart"/>
      <w:r w:rsidRPr="009E2A05">
        <w:rPr>
          <w:lang w:val="en-US"/>
        </w:rPr>
        <w:t>Zuur</w:t>
      </w:r>
      <w:proofErr w:type="spellEnd"/>
      <w:r w:rsidRPr="009E2A05">
        <w:rPr>
          <w:lang w:val="en-US"/>
        </w:rPr>
        <w:t xml:space="preserve">, A. F., </w:t>
      </w:r>
      <w:proofErr w:type="spellStart"/>
      <w:r w:rsidRPr="009E2A05">
        <w:rPr>
          <w:lang w:val="en-US"/>
        </w:rPr>
        <w:t>Ieno</w:t>
      </w:r>
      <w:proofErr w:type="spellEnd"/>
      <w:r w:rsidRPr="009E2A05">
        <w:rPr>
          <w:lang w:val="en-US"/>
        </w:rPr>
        <w:t xml:space="preserve">, E. N., Walker, N., </w:t>
      </w:r>
      <w:proofErr w:type="spellStart"/>
      <w:r w:rsidRPr="009E2A05">
        <w:rPr>
          <w:lang w:val="en-US"/>
        </w:rPr>
        <w:t>Saveliev</w:t>
      </w:r>
      <w:proofErr w:type="spellEnd"/>
      <w:r w:rsidRPr="009E2A05">
        <w:rPr>
          <w:lang w:val="en-US"/>
        </w:rPr>
        <w:t xml:space="preserve">, A. A., &amp; Smith, G. M. (2009). </w:t>
      </w:r>
      <w:r w:rsidRPr="009E2A05">
        <w:rPr>
          <w:i/>
          <w:iCs/>
          <w:lang w:val="en-US"/>
        </w:rPr>
        <w:t>Mixed effects models and extensions in ecology with R</w:t>
      </w:r>
      <w:r w:rsidRPr="009E2A05">
        <w:rPr>
          <w:lang w:val="en-US"/>
        </w:rPr>
        <w:t>. Springer. https://doi.org/10.1007/978-0-387-87458-6</w:t>
      </w:r>
    </w:p>
    <w:p w14:paraId="467FF924" w14:textId="25981277" w:rsidR="00CF4537" w:rsidRPr="00A25569" w:rsidRDefault="00C6092D" w:rsidP="00C6092D">
      <w:pPr>
        <w:jc w:val="both"/>
        <w:rPr>
          <w:rFonts w:asciiTheme="majorHAnsi" w:hAnsiTheme="majorHAnsi" w:cstheme="majorHAnsi"/>
          <w:lang w:val="en-US"/>
        </w:rPr>
      </w:pPr>
      <w:r w:rsidRPr="00A25569">
        <w:rPr>
          <w:rFonts w:asciiTheme="majorHAnsi" w:hAnsiTheme="majorHAnsi" w:cstheme="majorHAnsi"/>
          <w:lang w:val="en-US"/>
        </w:rPr>
        <w:lastRenderedPageBreak/>
        <w:fldChar w:fldCharType="end"/>
      </w:r>
    </w:p>
    <w:sectPr w:rsidR="00CF4537" w:rsidRPr="00A25569" w:rsidSect="001D66BE">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nning Sandra Ann" w:date="2023-11-21T11:30:00Z" w:initials="SAB">
    <w:p w14:paraId="3909995D" w14:textId="0660BBD0" w:rsidR="008655EB" w:rsidRPr="00BD61A9" w:rsidRDefault="008655EB">
      <w:pPr>
        <w:pStyle w:val="Commentaire"/>
        <w:rPr>
          <w:lang w:val="en-CA"/>
        </w:rPr>
      </w:pPr>
      <w:r>
        <w:rPr>
          <w:rStyle w:val="Marquedecommentaire"/>
        </w:rPr>
        <w:annotationRef/>
      </w:r>
      <w:r w:rsidRPr="00BD61A9">
        <w:rPr>
          <w:lang w:val="en-CA"/>
        </w:rPr>
        <w:t>I think this info is more appropriate here</w:t>
      </w:r>
    </w:p>
  </w:comment>
  <w:comment w:id="1" w:author="Juliane Vigneault" w:date="2024-01-04T14:28:00Z" w:initials="JV">
    <w:p w14:paraId="285742B9" w14:textId="77777777" w:rsidR="00914B55" w:rsidRDefault="00914B55" w:rsidP="00914B55">
      <w:r>
        <w:rPr>
          <w:rStyle w:val="Marquedecommentaire"/>
        </w:rPr>
        <w:annotationRef/>
      </w:r>
      <w:r>
        <w:rPr>
          <w:sz w:val="20"/>
          <w:szCs w:val="20"/>
        </w:rPr>
        <w:t xml:space="preserve">I get your point, but I haven’t mentioned our lake system yet so it feels kind of weird </w:t>
      </w:r>
    </w:p>
  </w:comment>
  <w:comment w:id="7" w:author="Binning Sandra Ann" w:date="2023-11-21T11:26:00Z" w:initials="SAB">
    <w:p w14:paraId="66D78FC0" w14:textId="00F2A1FB" w:rsidR="008655EB" w:rsidRPr="00BD61A9" w:rsidRDefault="008655EB">
      <w:pPr>
        <w:pStyle w:val="Commentaire"/>
        <w:rPr>
          <w:lang w:val="en-CA"/>
        </w:rPr>
      </w:pPr>
      <w:r>
        <w:rPr>
          <w:rStyle w:val="Marquedecommentaire"/>
        </w:rPr>
        <w:annotationRef/>
      </w:r>
      <w:r w:rsidRPr="00BD61A9">
        <w:rPr>
          <w:lang w:val="en-CA"/>
        </w:rPr>
        <w:t>Not sure I follow the title</w:t>
      </w:r>
      <w:r>
        <w:rPr>
          <w:lang w:val="en-CA"/>
        </w:rPr>
        <w:t xml:space="preserve"> here (shouldbe 2.4 also). Why have a system description this far down in the methods? Should this section be the first one in the results?</w:t>
      </w:r>
    </w:p>
  </w:comment>
  <w:comment w:id="12" w:author="Binning Sandra Ann" w:date="2023-11-21T11:26:00Z" w:initials="SAB">
    <w:p w14:paraId="0C4BAD20" w14:textId="4CA1BD7B" w:rsidR="008655EB" w:rsidRPr="00BD61A9" w:rsidRDefault="008655EB">
      <w:pPr>
        <w:pStyle w:val="Commentaire"/>
        <w:rPr>
          <w:lang w:val="en-CA"/>
        </w:rPr>
      </w:pPr>
      <w:r>
        <w:rPr>
          <w:rStyle w:val="Marquedecommentaire"/>
        </w:rPr>
        <w:annotationRef/>
      </w:r>
      <w:r w:rsidRPr="00BD61A9">
        <w:rPr>
          <w:lang w:val="en-CA"/>
        </w:rPr>
        <w:t>This should be in the results</w:t>
      </w:r>
      <w:r>
        <w:rPr>
          <w:lang w:val="en-CA"/>
        </w:rPr>
        <w:t>, not methods I think.</w:t>
      </w:r>
    </w:p>
  </w:comment>
  <w:comment w:id="31" w:author="Binning Sandra Ann" w:date="2023-11-21T11:28:00Z" w:initials="SAB">
    <w:p w14:paraId="38F233C6" w14:textId="4F3E6C63" w:rsidR="008655EB" w:rsidRPr="00BD61A9" w:rsidRDefault="008655EB">
      <w:pPr>
        <w:pStyle w:val="Commentaire"/>
        <w:rPr>
          <w:lang w:val="en-CA"/>
        </w:rPr>
      </w:pPr>
      <w:r>
        <w:rPr>
          <w:rStyle w:val="Marquedecommentaire"/>
        </w:rPr>
        <w:annotationRef/>
      </w:r>
      <w:r w:rsidRPr="00BD61A9">
        <w:rPr>
          <w:lang w:val="en-CA"/>
        </w:rPr>
        <w:t>Species? Or calculate</w:t>
      </w:r>
      <w:r>
        <w:rPr>
          <w:lang w:val="en-CA"/>
        </w:rPr>
        <w:t>d</w:t>
      </w:r>
      <w:r w:rsidRPr="00BD61A9">
        <w:rPr>
          <w:lang w:val="en-CA"/>
        </w:rPr>
        <w:t xml:space="preserve"> at the community level</w:t>
      </w:r>
      <w:r>
        <w:rPr>
          <w:lang w:val="en-CA"/>
        </w:rPr>
        <w:t>?</w:t>
      </w:r>
    </w:p>
  </w:comment>
  <w:comment w:id="39" w:author="Binning Sandra Ann" w:date="2023-11-21T11:44:00Z" w:initials="SAB">
    <w:p w14:paraId="1B0716B8" w14:textId="170A7DAE" w:rsidR="00686133" w:rsidRPr="00686133" w:rsidRDefault="00686133">
      <w:pPr>
        <w:pStyle w:val="Commentaire"/>
        <w:rPr>
          <w:lang w:val="en-CA"/>
        </w:rPr>
      </w:pPr>
      <w:r>
        <w:rPr>
          <w:rStyle w:val="Marquedecommentaire"/>
        </w:rPr>
        <w:annotationRef/>
      </w:r>
      <w:r w:rsidRPr="00686133">
        <w:rPr>
          <w:lang w:val="en-CA"/>
        </w:rPr>
        <w:t>mention how many were identified</w:t>
      </w:r>
    </w:p>
  </w:comment>
  <w:comment w:id="40" w:author="Juliane Vigneault" w:date="2024-01-04T19:12:00Z" w:initials="JV">
    <w:p w14:paraId="4BF986F6" w14:textId="77777777" w:rsidR="00845726" w:rsidRDefault="00845726" w:rsidP="00845726">
      <w:r>
        <w:rPr>
          <w:rStyle w:val="Marquedecommentaire"/>
        </w:rPr>
        <w:annotationRef/>
      </w:r>
      <w:r>
        <w:rPr>
          <w:sz w:val="20"/>
          <w:szCs w:val="20"/>
        </w:rPr>
        <w:t>for every variables? I tested something like 25 drivers..</w:t>
      </w:r>
    </w:p>
  </w:comment>
  <w:comment w:id="41" w:author="Binning Sandra Ann" w:date="2023-11-21T11:26:00Z" w:initials="SAB">
    <w:p w14:paraId="1319F1B5" w14:textId="3296CE19" w:rsidR="008655EB" w:rsidRPr="00BD61A9" w:rsidRDefault="008655EB" w:rsidP="00BD61A9">
      <w:pPr>
        <w:pStyle w:val="Commentaire"/>
        <w:rPr>
          <w:lang w:val="en-CA"/>
        </w:rPr>
      </w:pPr>
      <w:r>
        <w:rPr>
          <w:rStyle w:val="Marquedecommentaire"/>
        </w:rPr>
        <w:annotationRef/>
      </w:r>
      <w:r w:rsidRPr="00BD61A9">
        <w:rPr>
          <w:lang w:val="en-CA"/>
        </w:rPr>
        <w:t>Not sure I follow the title</w:t>
      </w:r>
      <w:r>
        <w:rPr>
          <w:lang w:val="en-CA"/>
        </w:rPr>
        <w:t xml:space="preserve"> here (shouldbe 2.4 also). Why have a system description this far down in the methods? Should this section be the first one in the results?</w:t>
      </w:r>
    </w:p>
  </w:comment>
  <w:comment w:id="42" w:author="Binning Sandra Ann" w:date="2023-11-21T11:26:00Z" w:initials="SAB">
    <w:p w14:paraId="655A75A8" w14:textId="77777777" w:rsidR="008655EB" w:rsidRPr="00BD61A9" w:rsidRDefault="008655EB" w:rsidP="00BD61A9">
      <w:pPr>
        <w:pStyle w:val="Commentaire"/>
        <w:rPr>
          <w:lang w:val="en-CA"/>
        </w:rPr>
      </w:pPr>
      <w:r>
        <w:rPr>
          <w:rStyle w:val="Marquedecommentaire"/>
        </w:rPr>
        <w:annotationRef/>
      </w:r>
      <w:r w:rsidRPr="00BD61A9">
        <w:rPr>
          <w:lang w:val="en-CA"/>
        </w:rPr>
        <w:t>This should be in the results</w:t>
      </w:r>
      <w:r>
        <w:rPr>
          <w:lang w:val="en-CA"/>
        </w:rPr>
        <w:t>, not methods I think.</w:t>
      </w:r>
    </w:p>
  </w:comment>
  <w:comment w:id="43" w:author="Binning Sandra Ann" w:date="2023-11-21T11:28:00Z" w:initials="SAB">
    <w:p w14:paraId="5A60A41E" w14:textId="77777777" w:rsidR="008655EB" w:rsidRPr="00BD61A9" w:rsidRDefault="008655EB" w:rsidP="00BD61A9">
      <w:pPr>
        <w:pStyle w:val="Commentaire"/>
        <w:rPr>
          <w:lang w:val="en-CA"/>
        </w:rPr>
      </w:pPr>
      <w:r>
        <w:rPr>
          <w:rStyle w:val="Marquedecommentaire"/>
        </w:rPr>
        <w:annotationRef/>
      </w:r>
      <w:r w:rsidRPr="00BD61A9">
        <w:rPr>
          <w:lang w:val="en-CA"/>
        </w:rPr>
        <w:t>Species? Or calculate</w:t>
      </w:r>
      <w:r>
        <w:rPr>
          <w:lang w:val="en-CA"/>
        </w:rPr>
        <w:t>d</w:t>
      </w:r>
      <w:r w:rsidRPr="00BD61A9">
        <w:rPr>
          <w:lang w:val="en-CA"/>
        </w:rPr>
        <w:t xml:space="preserve"> at the community level</w:t>
      </w:r>
      <w:r>
        <w:rPr>
          <w:lang w:val="en-C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09995D" w15:done="0"/>
  <w15:commentEx w15:paraId="285742B9" w15:paraIdParent="3909995D" w15:done="0"/>
  <w15:commentEx w15:paraId="66D78FC0" w15:done="0"/>
  <w15:commentEx w15:paraId="0C4BAD20" w15:done="0"/>
  <w15:commentEx w15:paraId="38F233C6" w15:done="0"/>
  <w15:commentEx w15:paraId="1B0716B8" w15:done="0"/>
  <w15:commentEx w15:paraId="4BF986F6" w15:paraIdParent="1B0716B8" w15:done="0"/>
  <w15:commentEx w15:paraId="1319F1B5" w15:done="0"/>
  <w15:commentEx w15:paraId="655A75A8" w15:done="0"/>
  <w15:commentEx w15:paraId="5A60A4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DA683EF" w16cex:dateUtc="2024-01-04T19:28:00Z"/>
  <w16cex:commentExtensible w16cex:durableId="3E5DEDBD" w16cex:dateUtc="2024-01-05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9995D" w16cid:durableId="2907135D"/>
  <w16cid:commentId w16cid:paraId="285742B9" w16cid:durableId="4DA683EF"/>
  <w16cid:commentId w16cid:paraId="66D78FC0" w16cid:durableId="29071282"/>
  <w16cid:commentId w16cid:paraId="0C4BAD20" w16cid:durableId="29071263"/>
  <w16cid:commentId w16cid:paraId="38F233C6" w16cid:durableId="290712F1"/>
  <w16cid:commentId w16cid:paraId="1B0716B8" w16cid:durableId="29071689"/>
  <w16cid:commentId w16cid:paraId="4BF986F6" w16cid:durableId="3E5DEDBD"/>
  <w16cid:commentId w16cid:paraId="1319F1B5" w16cid:durableId="290713F7"/>
  <w16cid:commentId w16cid:paraId="655A75A8" w16cid:durableId="290713F6"/>
  <w16cid:commentId w16cid:paraId="5A60A41E" w16cid:durableId="290713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nning Sandra Ann">
    <w15:presenceInfo w15:providerId="AD" w15:userId="S-1-5-21-2046442738-783573707-16515117-1009734"/>
  </w15:person>
  <w15:person w15:author="Juliane Vigneault">
    <w15:presenceInfo w15:providerId="AD" w15:userId="S::juliane.vigneault@umontreal.ca::e9c5a2bf-ae4a-401c-a124-f1d6467fb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5036A"/>
    <w:rsid w:val="00152B97"/>
    <w:rsid w:val="001A69CC"/>
    <w:rsid w:val="001D66BE"/>
    <w:rsid w:val="001F7939"/>
    <w:rsid w:val="00205A69"/>
    <w:rsid w:val="002450BE"/>
    <w:rsid w:val="0024513D"/>
    <w:rsid w:val="002F3259"/>
    <w:rsid w:val="00345E8D"/>
    <w:rsid w:val="003A5995"/>
    <w:rsid w:val="0042327C"/>
    <w:rsid w:val="00483D60"/>
    <w:rsid w:val="004D3316"/>
    <w:rsid w:val="004D5099"/>
    <w:rsid w:val="004E52D5"/>
    <w:rsid w:val="00512897"/>
    <w:rsid w:val="00524692"/>
    <w:rsid w:val="00524AF7"/>
    <w:rsid w:val="0055785C"/>
    <w:rsid w:val="00562DFA"/>
    <w:rsid w:val="00580C43"/>
    <w:rsid w:val="00592812"/>
    <w:rsid w:val="005D0925"/>
    <w:rsid w:val="005F23B2"/>
    <w:rsid w:val="005F6962"/>
    <w:rsid w:val="0061495E"/>
    <w:rsid w:val="0061774E"/>
    <w:rsid w:val="006202C7"/>
    <w:rsid w:val="00633827"/>
    <w:rsid w:val="00656736"/>
    <w:rsid w:val="00686133"/>
    <w:rsid w:val="006B5525"/>
    <w:rsid w:val="006C7C65"/>
    <w:rsid w:val="00735761"/>
    <w:rsid w:val="007615A5"/>
    <w:rsid w:val="007A51F2"/>
    <w:rsid w:val="007D511A"/>
    <w:rsid w:val="007D6C2C"/>
    <w:rsid w:val="007F0649"/>
    <w:rsid w:val="007F6B76"/>
    <w:rsid w:val="00821277"/>
    <w:rsid w:val="00845726"/>
    <w:rsid w:val="00857128"/>
    <w:rsid w:val="008655EB"/>
    <w:rsid w:val="00885DC8"/>
    <w:rsid w:val="008D1489"/>
    <w:rsid w:val="009066B3"/>
    <w:rsid w:val="00914B55"/>
    <w:rsid w:val="00942B14"/>
    <w:rsid w:val="00986C0C"/>
    <w:rsid w:val="009947A2"/>
    <w:rsid w:val="009A7D6E"/>
    <w:rsid w:val="009D028F"/>
    <w:rsid w:val="009D4D5C"/>
    <w:rsid w:val="009E2A05"/>
    <w:rsid w:val="00A25569"/>
    <w:rsid w:val="00A55B8B"/>
    <w:rsid w:val="00A56DB3"/>
    <w:rsid w:val="00A641E1"/>
    <w:rsid w:val="00A84AAF"/>
    <w:rsid w:val="00A912D8"/>
    <w:rsid w:val="00AC6471"/>
    <w:rsid w:val="00B5504E"/>
    <w:rsid w:val="00BD61A9"/>
    <w:rsid w:val="00BF364F"/>
    <w:rsid w:val="00C35500"/>
    <w:rsid w:val="00C40572"/>
    <w:rsid w:val="00C6092D"/>
    <w:rsid w:val="00C64737"/>
    <w:rsid w:val="00C76D88"/>
    <w:rsid w:val="00C97BB6"/>
    <w:rsid w:val="00CA4C3B"/>
    <w:rsid w:val="00CD5092"/>
    <w:rsid w:val="00CD76E5"/>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C6092D"/>
    <w:rPr>
      <w:rFonts w:asciiTheme="majorHAnsi" w:eastAsia="Times New Roman" w:hAnsiTheme="majorHAnsi" w:cstheme="majorHAnsi"/>
      <w:kern w:val="0"/>
      <w:lang w:val="en-US" w:eastAsia="fr-CA"/>
      <w14:ligatures w14:val="none"/>
    </w:rPr>
  </w:style>
  <w:style w:type="paragraph" w:styleId="Textedebulles">
    <w:name w:val="Balloon Text"/>
    <w:basedOn w:val="Normal"/>
    <w:link w:val="TextedebullesCar"/>
    <w:uiPriority w:val="99"/>
    <w:semiHidden/>
    <w:unhideWhenUsed/>
    <w:rsid w:val="005D0925"/>
    <w:rPr>
      <w:rFonts w:ascii="Segoe UI" w:hAnsi="Segoe UI" w:cs="Segoe UI"/>
      <w:sz w:val="18"/>
      <w:szCs w:val="18"/>
    </w:rPr>
  </w:style>
  <w:style w:type="character" w:customStyle="1" w:styleId="TextedebullesCar">
    <w:name w:val="Texte de bulles Car"/>
    <w:basedOn w:val="Policepardfaut"/>
    <w:link w:val="Textedebulles"/>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E374B6-C3D5-4756-9EFD-8FBC5CE6D102}">
  <ds:schemaRefs>
    <ds:schemaRef ds:uri="http://schemas.microsoft.com/office/2006/metadata/properties"/>
    <ds:schemaRef ds:uri="http://schemas.microsoft.com/office/infopath/2007/PartnerControls"/>
    <ds:schemaRef ds:uri="4032a3f5-9640-4126-88e9-19eeb8c66cef"/>
  </ds:schemaRefs>
</ds:datastoreItem>
</file>

<file path=customXml/itemProps2.xml><?xml version="1.0" encoding="utf-8"?>
<ds:datastoreItem xmlns:ds="http://schemas.openxmlformats.org/officeDocument/2006/customXml" ds:itemID="{0FCAE03E-036E-4978-9283-8E1CB815F047}">
  <ds:schemaRefs>
    <ds:schemaRef ds:uri="http://schemas.microsoft.com/sharepoint/v3/contenttype/forms"/>
  </ds:schemaRefs>
</ds:datastoreItem>
</file>

<file path=customXml/itemProps3.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10</Pages>
  <Words>7398</Words>
  <Characters>40693</Characters>
  <Application>Microsoft Office Word</Application>
  <DocSecurity>0</DocSecurity>
  <Lines>339</Lines>
  <Paragraphs>95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9</cp:revision>
  <dcterms:created xsi:type="dcterms:W3CDTF">2023-11-21T15:38:00Z</dcterms:created>
  <dcterms:modified xsi:type="dcterms:W3CDTF">2024-01-05T00:12:00Z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id="LwHFt1TJ"/&gt;&lt;style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