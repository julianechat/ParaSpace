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Titre1"/>
        <w:spacing w:line="360" w:lineRule="auto"/>
      </w:pPr>
      <w:r>
        <w:t xml:space="preserve"> </w:t>
      </w:r>
      <w:r w:rsidR="000129DC" w:rsidRPr="00774F40">
        <w:t>5 | 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Titre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7845996C"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commentRangeStart w:id="0"/>
      <w:r w:rsidR="004B54E4">
        <w:rPr>
          <w:rFonts w:asciiTheme="majorHAnsi" w:hAnsiTheme="majorHAnsi" w:cstheme="majorHAnsi"/>
        </w:rPr>
        <w:t xml:space="preserve">Toutefois, le déclin de biodiversité serait plus intense </w:t>
      </w:r>
      <w:r w:rsidR="00EC45BF">
        <w:rPr>
          <w:rFonts w:asciiTheme="majorHAnsi" w:hAnsiTheme="majorHAnsi" w:cstheme="majorHAnsi"/>
        </w:rPr>
        <w:t xml:space="preserve">dans les écosystèmes d’eau douce </w:t>
      </w:r>
      <w:r w:rsidR="004B54E4">
        <w:rPr>
          <w:rFonts w:asciiTheme="majorHAnsi" w:hAnsiTheme="majorHAnsi" w:cstheme="majorHAnsi"/>
        </w:rPr>
        <w:t xml:space="preserve">que </w:t>
      </w:r>
      <w:r w:rsidR="001B0213">
        <w:rPr>
          <w:rFonts w:asciiTheme="majorHAnsi" w:hAnsiTheme="majorHAnsi" w:cstheme="majorHAnsi"/>
        </w:rPr>
        <w:t>dans</w:t>
      </w:r>
      <w:r w:rsidR="004B54E4">
        <w:rPr>
          <w:rFonts w:asciiTheme="majorHAnsi" w:hAnsiTheme="majorHAnsi" w:cstheme="majorHAnsi"/>
        </w:rPr>
        <w:t xml:space="preserve"> les écosystèmes terrestres </w:t>
      </w:r>
      <w:commentRangeEnd w:id="0"/>
      <w:r w:rsidR="00E433BA">
        <w:rPr>
          <w:rStyle w:val="Marquedecommentaire"/>
        </w:rPr>
        <w:commentReference w:id="0"/>
      </w:r>
      <w:r w:rsidR="004B54E4">
        <w:rPr>
          <w:rFonts w:asciiTheme="majorHAnsi" w:hAnsiTheme="majorHAnsi" w:cstheme="majorHAnsi"/>
        </w:rPr>
        <w:t>(</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5AC3AC0B"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w:t>
      </w:r>
      <w:commentRangeStart w:id="1"/>
      <w:r w:rsidR="00910AB4">
        <w:rPr>
          <w:rFonts w:asciiTheme="majorHAnsi" w:hAnsiTheme="majorHAnsi" w:cstheme="majorHAnsi"/>
        </w:rPr>
        <w:t>pathogènes</w:t>
      </w:r>
      <w:r w:rsidR="00B9397F">
        <w:rPr>
          <w:rFonts w:asciiTheme="majorHAnsi" w:hAnsiTheme="majorHAnsi" w:cstheme="majorHAnsi"/>
        </w:rPr>
        <w:t xml:space="preserve"> et des maladies</w:t>
      </w:r>
      <w:commentRangeEnd w:id="1"/>
      <w:r w:rsidR="00E433BA">
        <w:rPr>
          <w:rStyle w:val="Marquedecommentaire"/>
        </w:rPr>
        <w:commentReference w:id="1"/>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commentRangeStart w:id="2"/>
      <w:r w:rsidR="001055A7">
        <w:rPr>
          <w:rFonts w:asciiTheme="majorHAnsi" w:hAnsiTheme="majorHAnsi" w:cstheme="majorHAnsi"/>
        </w:rPr>
        <w:t xml:space="preserve">L’effet de stresseurs </w:t>
      </w:r>
      <w:commentRangeEnd w:id="2"/>
      <w:r w:rsidR="00E433BA">
        <w:rPr>
          <w:rStyle w:val="Marquedecommentaire"/>
        </w:rPr>
        <w:commentReference w:id="2"/>
      </w:r>
      <w:r w:rsidR="001055A7">
        <w:rPr>
          <w:rFonts w:asciiTheme="majorHAnsi" w:hAnsiTheme="majorHAnsi" w:cstheme="majorHAnsi"/>
        </w:rPr>
        <w:t xml:space="preserve">sur les infections parasitaires influencerait </w:t>
      </w:r>
      <w:commentRangeStart w:id="3"/>
      <w:r w:rsidR="001055A7">
        <w:rPr>
          <w:rFonts w:asciiTheme="majorHAnsi" w:hAnsiTheme="majorHAnsi" w:cstheme="majorHAnsi"/>
        </w:rPr>
        <w:t>non seulement les aires de répartition</w:t>
      </w:r>
      <w:commentRangeEnd w:id="3"/>
      <w:r w:rsidR="00E433BA">
        <w:rPr>
          <w:rStyle w:val="Marquedecommentaire"/>
        </w:rPr>
        <w:commentReference w:id="3"/>
      </w:r>
      <w:r w:rsidR="001055A7">
        <w:rPr>
          <w:rFonts w:asciiTheme="majorHAnsi" w:hAnsiTheme="majorHAnsi" w:cstheme="majorHAnsi"/>
        </w:rPr>
        <w:t>, mais également 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5A02F0">
        <w:rPr>
          <w:rFonts w:asciiTheme="majorHAnsi" w:hAnsiTheme="majorHAnsi" w:cstheme="majorHAnsi"/>
        </w:rPr>
        <w:t xml:space="preserve"> des parasites</w:t>
      </w:r>
      <w:r w:rsidR="001055A7">
        <w:rPr>
          <w:rFonts w:asciiTheme="majorHAnsi" w:hAnsiTheme="majorHAnsi" w:cstheme="majorHAnsi"/>
        </w:rPr>
        <w:t xml:space="preserve">, 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40252A">
        <w:rPr>
          <w:rFonts w:asciiTheme="majorHAnsi" w:hAnsiTheme="majorHAnsi" w:cstheme="majorHAnsi"/>
        </w:rPr>
        <w:t xml:space="preserve"> («infection hotspots»)</w:t>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w:t>
      </w:r>
      <w:r w:rsidR="00910AB4">
        <w:rPr>
          <w:rFonts w:asciiTheme="majorHAnsi" w:hAnsiTheme="majorHAnsi" w:cstheme="majorHAnsi"/>
        </w:rPr>
        <w:lastRenderedPageBreak/>
        <w:t xml:space="preserve">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Titre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7C9C2D80"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xml:space="preserve">, les parasites sont encore largement négligés dans les études en </w:t>
      </w:r>
      <w:commentRangeStart w:id="4"/>
      <w:r w:rsidR="00D029B9">
        <w:rPr>
          <w:rFonts w:asciiTheme="majorHAnsi" w:hAnsiTheme="majorHAnsi" w:cstheme="majorHAnsi"/>
        </w:rPr>
        <w:t>écologie</w:t>
      </w:r>
      <w:commentRangeEnd w:id="4"/>
      <w:r w:rsidR="00E433BA">
        <w:rPr>
          <w:rStyle w:val="Marquedecommentaire"/>
        </w:rPr>
        <w:commentReference w:id="4"/>
      </w:r>
      <w:r w:rsidR="00307108">
        <w:rPr>
          <w:rFonts w:asciiTheme="majorHAnsi" w:hAnsiTheme="majorHAnsi" w:cstheme="majorHAnsi"/>
        </w:rPr>
        <w:t xml:space="preserve"> </w:t>
      </w:r>
      <w:r w:rsidR="00307108">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{"citationID":"vIHp5a0u","properties":{"formattedCitation":"(Marcogliese,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307108">
        <w:rPr>
          <w:rFonts w:asciiTheme="majorHAnsi" w:hAnsiTheme="majorHAnsi" w:cstheme="majorHAnsi"/>
          <w:noProof/>
        </w:rPr>
        <w:t>(Marcogliese, 2004)</w:t>
      </w:r>
      <w:r w:rsidR="00307108">
        <w:rPr>
          <w:rFonts w:asciiTheme="majorHAnsi" w:hAnsiTheme="majorHAnsi" w:cstheme="majorHAnsi"/>
        </w:rPr>
        <w:fldChar w:fldCharType="end"/>
      </w:r>
      <w:del w:id="5" w:author="Binning Sandra Ann" w:date="2024-01-10T10:05:00Z">
        <w:r w:rsidR="00D029B9" w:rsidDel="004D059F">
          <w:rPr>
            <w:rFonts w:asciiTheme="majorHAnsi" w:hAnsiTheme="majorHAnsi" w:cstheme="majorHAnsi"/>
          </w:rPr>
          <w:delText>.</w:delText>
        </w:r>
      </w:del>
      <w:r w:rsidR="00D029B9">
        <w:rPr>
          <w:rFonts w:asciiTheme="majorHAnsi" w:hAnsiTheme="majorHAnsi" w:cstheme="majorHAnsi"/>
        </w:rPr>
        <w:t xml:space="preserve"> </w:t>
      </w:r>
      <w:moveToRangeStart w:id="6" w:author="Binning Sandra Ann" w:date="2024-01-10T10:05:00Z" w:name="move155773531"/>
      <w:moveTo w:id="7" w:author="Binning Sandra Ann" w:date="2024-01-10T10:05:00Z">
        <w:del w:id="8" w:author="Binning Sandra Ann" w:date="2024-01-10T10:05:00Z">
          <w:r w:rsidR="004D059F" w:rsidRPr="0009388E" w:rsidDel="004D059F">
            <w:rPr>
              <w:rFonts w:asciiTheme="majorHAnsi" w:hAnsiTheme="majorHAnsi" w:cstheme="majorHAnsi"/>
            </w:rPr>
            <w:delText xml:space="preserve">Les parasites sont souvent </w:delText>
          </w:r>
          <w:r w:rsidR="004D059F" w:rsidDel="004D059F">
            <w:rPr>
              <w:rFonts w:asciiTheme="majorHAnsi" w:hAnsiTheme="majorHAnsi" w:cstheme="majorHAnsi"/>
            </w:rPr>
            <w:delText>omis</w:delText>
          </w:r>
          <w:r w:rsidR="004D059F" w:rsidRPr="0009388E" w:rsidDel="004D059F">
            <w:rPr>
              <w:rFonts w:asciiTheme="majorHAnsi" w:hAnsiTheme="majorHAnsi" w:cstheme="majorHAnsi"/>
            </w:rPr>
            <w:delText xml:space="preserve"> dans </w:delText>
          </w:r>
          <w:r w:rsidR="004D059F" w:rsidDel="004D059F">
            <w:rPr>
              <w:rFonts w:asciiTheme="majorHAnsi" w:hAnsiTheme="majorHAnsi" w:cstheme="majorHAnsi"/>
            </w:rPr>
            <w:delText xml:space="preserve">des études biologiques </w:delText>
          </w:r>
        </w:del>
        <w:r w:rsidR="004D059F" w:rsidRPr="0009388E">
          <w:rPr>
            <w:rFonts w:asciiTheme="majorHAnsi" w:hAnsiTheme="majorHAnsi" w:cstheme="majorHAnsi"/>
          </w:rPr>
          <w:t xml:space="preserve">puisqu'ils sont petits, difficiles à identifier </w:t>
        </w:r>
        <w:r w:rsidR="004D059F">
          <w:rPr>
            <w:rFonts w:asciiTheme="majorHAnsi" w:hAnsiTheme="majorHAnsi" w:cstheme="majorHAnsi"/>
          </w:rPr>
          <w:t>et/</w:t>
        </w:r>
        <w:r w:rsidR="004D059F" w:rsidRPr="0009388E">
          <w:rPr>
            <w:rFonts w:asciiTheme="majorHAnsi" w:hAnsiTheme="majorHAnsi" w:cstheme="majorHAnsi"/>
          </w:rPr>
          <w:t xml:space="preserve">ou à observer </w:t>
        </w:r>
        <w:r w:rsidR="004D059F">
          <w:rPr>
            <w:rFonts w:asciiTheme="majorHAnsi" w:hAnsiTheme="majorHAnsi" w:cstheme="majorHAnsi"/>
          </w:rPr>
          <w:fldChar w:fldCharType="begin"/>
        </w:r>
        <w:r w:rsidR="004D059F">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4D059F">
          <w:rPr>
            <w:rFonts w:asciiTheme="majorHAnsi" w:hAnsiTheme="majorHAnsi" w:cstheme="majorHAnsi"/>
          </w:rPr>
          <w:fldChar w:fldCharType="separate"/>
        </w:r>
        <w:r w:rsidR="004D059F">
          <w:rPr>
            <w:rFonts w:asciiTheme="majorHAnsi" w:hAnsiTheme="majorHAnsi" w:cstheme="majorHAnsi"/>
            <w:noProof/>
          </w:rPr>
          <w:t>(Lafferty et al., 2008; Marcogliese, 2004)</w:t>
        </w:r>
        <w:r w:rsidR="004D059F">
          <w:rPr>
            <w:rFonts w:asciiTheme="majorHAnsi" w:hAnsiTheme="majorHAnsi" w:cstheme="majorHAnsi"/>
          </w:rPr>
          <w:fldChar w:fldCharType="end"/>
        </w:r>
        <w:r w:rsidR="004D059F">
          <w:rPr>
            <w:rFonts w:asciiTheme="majorHAnsi" w:hAnsiTheme="majorHAnsi" w:cstheme="majorHAnsi"/>
          </w:rPr>
          <w:t xml:space="preserve">. </w:t>
        </w:r>
      </w:moveTo>
      <w:moveToRangeEnd w:id="6"/>
      <w:r w:rsidR="00D029B9">
        <w:rPr>
          <w:rFonts w:asciiTheme="majorHAnsi" w:hAnsiTheme="majorHAnsi" w:cstheme="majorHAnsi"/>
        </w:rPr>
        <w:t xml:space="preserve">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 celle de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à l’intérieur </w:t>
      </w:r>
      <w:r w:rsidR="00AE0247">
        <w:rPr>
          <w:rFonts w:asciiTheme="majorHAnsi" w:hAnsiTheme="majorHAnsi" w:cstheme="majorHAnsi"/>
        </w:rPr>
        <w:t xml:space="preserve">d’escargots dans les étangs peut atteindre jusqu’à 33% </w:t>
      </w:r>
      <w:commentRangeStart w:id="9"/>
      <w:r w:rsidR="00AE0247">
        <w:rPr>
          <w:rFonts w:asciiTheme="majorHAnsi" w:hAnsiTheme="majorHAnsi" w:cstheme="majorHAnsi"/>
        </w:rPr>
        <w:t>de sa biomasse individuelle</w:t>
      </w:r>
      <w:commentRangeEnd w:id="9"/>
      <w:r w:rsidR="00E433BA">
        <w:rPr>
          <w:rStyle w:val="Marquedecommentaire"/>
        </w:rPr>
        <w:commentReference w:id="9"/>
      </w:r>
      <w:r w:rsidR="00AE0247">
        <w:rPr>
          <w:rFonts w:asciiTheme="majorHAnsi" w:hAnsiTheme="majorHAnsi" w:cstheme="majorHAnsi"/>
        </w:rPr>
        <w:t xml:space="preserve">. </w:t>
      </w:r>
      <w:moveFromRangeStart w:id="10" w:author="Binning Sandra Ann" w:date="2024-01-10T10:05:00Z" w:name="move155773531"/>
      <w:moveFrom w:id="11" w:author="Binning Sandra Ann" w:date="2024-01-10T10:05:00Z">
        <w:r w:rsidR="00AE0247" w:rsidRPr="0009388E" w:rsidDel="004D059F">
          <w:rPr>
            <w:rFonts w:asciiTheme="majorHAnsi" w:hAnsiTheme="majorHAnsi" w:cstheme="majorHAnsi"/>
          </w:rPr>
          <w:t xml:space="preserve">Les parasites sont souvent </w:t>
        </w:r>
        <w:r w:rsidR="006B77AF" w:rsidDel="004D059F">
          <w:rPr>
            <w:rFonts w:asciiTheme="majorHAnsi" w:hAnsiTheme="majorHAnsi" w:cstheme="majorHAnsi"/>
          </w:rPr>
          <w:t>omis</w:t>
        </w:r>
        <w:r w:rsidR="00AE0247" w:rsidRPr="0009388E" w:rsidDel="004D059F">
          <w:rPr>
            <w:rFonts w:asciiTheme="majorHAnsi" w:hAnsiTheme="majorHAnsi" w:cstheme="majorHAnsi"/>
          </w:rPr>
          <w:t xml:space="preserve"> dans </w:t>
        </w:r>
        <w:r w:rsidR="006B77AF" w:rsidDel="004D059F">
          <w:rPr>
            <w:rFonts w:asciiTheme="majorHAnsi" w:hAnsiTheme="majorHAnsi" w:cstheme="majorHAnsi"/>
          </w:rPr>
          <w:t xml:space="preserve">des études biologiques </w:t>
        </w:r>
        <w:r w:rsidR="00AE0247" w:rsidRPr="0009388E" w:rsidDel="004D059F">
          <w:rPr>
            <w:rFonts w:asciiTheme="majorHAnsi" w:hAnsiTheme="majorHAnsi" w:cstheme="majorHAnsi"/>
          </w:rPr>
          <w:t xml:space="preserve">puisqu'ils sont petits, difficiles à identifier </w:t>
        </w:r>
        <w:r w:rsidR="006B77AF" w:rsidDel="004D059F">
          <w:rPr>
            <w:rFonts w:asciiTheme="majorHAnsi" w:hAnsiTheme="majorHAnsi" w:cstheme="majorHAnsi"/>
          </w:rPr>
          <w:t>et/</w:t>
        </w:r>
        <w:r w:rsidR="00AE0247" w:rsidRPr="0009388E" w:rsidDel="004D059F">
          <w:rPr>
            <w:rFonts w:asciiTheme="majorHAnsi" w:hAnsiTheme="majorHAnsi" w:cstheme="majorHAnsi"/>
          </w:rPr>
          <w:t xml:space="preserve">ou à observer </w:t>
        </w:r>
        <w:r w:rsidR="006B77AF" w:rsidDel="004D059F">
          <w:rPr>
            <w:rFonts w:asciiTheme="majorHAnsi" w:hAnsiTheme="majorHAnsi" w:cstheme="majorHAnsi"/>
          </w:rPr>
          <w:fldChar w:fldCharType="begin"/>
        </w:r>
        <w:r w:rsidR="007D6D28" w:rsidDel="004D059F">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6B77AF" w:rsidDel="004D059F">
          <w:rPr>
            <w:rFonts w:asciiTheme="majorHAnsi" w:hAnsiTheme="majorHAnsi" w:cstheme="majorHAnsi"/>
          </w:rPr>
          <w:fldChar w:fldCharType="separate"/>
        </w:r>
        <w:r w:rsidR="00307108" w:rsidDel="004D059F">
          <w:rPr>
            <w:rFonts w:asciiTheme="majorHAnsi" w:hAnsiTheme="majorHAnsi" w:cstheme="majorHAnsi"/>
            <w:noProof/>
          </w:rPr>
          <w:t>(Lafferty et al., 2008; Marcogliese, 2004)</w:t>
        </w:r>
        <w:r w:rsidR="006B77AF" w:rsidDel="004D059F">
          <w:rPr>
            <w:rFonts w:asciiTheme="majorHAnsi" w:hAnsiTheme="majorHAnsi" w:cstheme="majorHAnsi"/>
          </w:rPr>
          <w:fldChar w:fldCharType="end"/>
        </w:r>
        <w:r w:rsidR="006B77AF" w:rsidDel="004D059F">
          <w:rPr>
            <w:rFonts w:asciiTheme="majorHAnsi" w:hAnsiTheme="majorHAnsi" w:cstheme="majorHAnsi"/>
          </w:rPr>
          <w:t xml:space="preserve">. </w:t>
        </w:r>
      </w:moveFrom>
      <w:moveFromRangeEnd w:id="10"/>
      <w:del w:id="12" w:author="Binning Sandra Ann" w:date="2024-01-10T10:05:00Z">
        <w:r w:rsidR="006B77AF" w:rsidDel="004D059F">
          <w:rPr>
            <w:rFonts w:asciiTheme="majorHAnsi" w:hAnsiTheme="majorHAnsi" w:cstheme="majorHAnsi"/>
          </w:rPr>
          <w:delText>Or,</w:delText>
        </w:r>
      </w:del>
      <w:ins w:id="13" w:author="Binning Sandra Ann" w:date="2024-01-10T10:05:00Z">
        <w:r w:rsidR="004D059F">
          <w:rPr>
            <w:rFonts w:asciiTheme="majorHAnsi" w:hAnsiTheme="majorHAnsi" w:cstheme="majorHAnsi"/>
          </w:rPr>
          <w:t>En plus,</w:t>
        </w:r>
      </w:ins>
      <w:r w:rsidR="006B77AF">
        <w:rPr>
          <w:rFonts w:asciiTheme="majorHAnsi" w:hAnsiTheme="majorHAnsi" w:cstheme="majorHAnsi"/>
        </w:rPr>
        <w:t xml:space="preserve"> 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L’exemple le plus intuitif est celui des parasites transmis via la chaîne 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 xml:space="preserve">puisque les endoparasites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447FEA">
        <w:rPr>
          <w:rFonts w:asciiTheme="majorHAnsi" w:hAnsiTheme="majorHAnsi" w:cstheme="majorHAnsi"/>
        </w:rPr>
        <w:instrText xml:space="preserve"> ADDIN ZOTERO_ITEM CSL_CITATION {"citationID":"0nA12X6M","properties":{"formattedCitation":"(K. D. Lafferty, 1997; Marcogliese, 2004, 2016)","plainCitation":"(K. D. Lafferty, 1997; Marcogliese, 2004, 2016)","noteIndex":0},"citationItems":[{"id":2790,"uris":["http://zotero.org/groups/2585270/items/Z7V3MKLC"],"itemData":{"id":2790,"type":"article-journal","abstract":"There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 xml:space="preserve">dans les effluents des usines </w:t>
      </w:r>
      <w:r w:rsidR="007658B2">
        <w:rPr>
          <w:rFonts w:asciiTheme="majorHAnsi" w:hAnsiTheme="majorHAnsi" w:cstheme="majorHAnsi"/>
        </w:rPr>
        <w:lastRenderedPageBreak/>
        <w:t>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1C01E524"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 xml:space="preserve">Les parasites peuvent influencer les populations et communautés </w:t>
      </w:r>
      <w:ins w:id="14" w:author="Binning Sandra Ann" w:date="2024-01-10T10:10:00Z">
        <w:r w:rsidR="004D059F">
          <w:rPr>
            <w:rFonts w:asciiTheme="majorHAnsi" w:hAnsiTheme="majorHAnsi" w:cstheme="majorHAnsi"/>
          </w:rPr>
          <w:t xml:space="preserve">d’hôtes </w:t>
        </w:r>
      </w:ins>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619D5D84"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t xml:space="preserve">La présence d’infection dans une population ou un environnement peut influencer le comportement des organismes qui y </w:t>
      </w:r>
      <w:commentRangeStart w:id="15"/>
      <w:r>
        <w:rPr>
          <w:rFonts w:asciiTheme="majorHAnsi" w:hAnsiTheme="majorHAnsi" w:cstheme="majorHAnsi"/>
        </w:rPr>
        <w:t>vivent</w:t>
      </w:r>
      <w:commentRangeEnd w:id="15"/>
      <w:r w:rsidR="004D059F">
        <w:rPr>
          <w:rStyle w:val="Marquedecommentaire"/>
        </w:rPr>
        <w:commentReference w:id="15"/>
      </w:r>
      <w:r>
        <w:rPr>
          <w:rFonts w:asciiTheme="majorHAnsi" w:hAnsiTheme="majorHAnsi" w:cstheme="majorHAnsi"/>
        </w:rPr>
        <w:t xml:space="preserve">.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{"citationID":"Nd2ZZtKb","properties":{"formattedCitation":"(Behringer et al., 2018)","plainCitation":"(Behringer et al., 2018)","noteIndex":0},"citationItems":[{"id":4089,"uris":["http://zotero.org/groups/2585270/items/W7FIAYLC"],"itemData":{"id":4089,"type":"article-journal","abstract":"Parasites,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C."},{"family":"Karvonen","given":"Anssi"},{"family":"Bojko","given":"Jamie"}],"issued":{"date-parts":[["2018",6,4]]}}}],"schema":"https://github.com/citation-style-language/schema/raw/master/csl-citation.json"} </w:instrText>
      </w:r>
      <w:r w:rsidR="008C567E">
        <w:rPr>
          <w:rFonts w:asciiTheme="majorHAnsi" w:hAnsiTheme="majorHAnsi" w:cstheme="majorHAnsi"/>
        </w:rPr>
        <w:fldChar w:fldCharType="separate"/>
      </w:r>
      <w:r w:rsidR="008C567E">
        <w:rPr>
          <w:rFonts w:asciiTheme="majorHAnsi" w:hAnsiTheme="majorHAnsi" w:cstheme="majorHAnsi"/>
          <w:noProof/>
        </w:rPr>
        <w:t>(Behringer et al., 2018)</w:t>
      </w:r>
      <w:r w:rsidR="008C567E">
        <w:rPr>
          <w:rFonts w:asciiTheme="majorHAnsi" w:hAnsiTheme="majorHAnsi" w:cstheme="majorHAnsi"/>
        </w:rPr>
        <w:fldChar w:fldCharType="end"/>
      </w:r>
      <w:ins w:id="16" w:author="Binning Sandra Ann" w:date="2024-01-10T10:12:00Z">
        <w:r w:rsidR="004D059F">
          <w:rPr>
            <w:rFonts w:asciiTheme="majorHAnsi" w:hAnsiTheme="majorHAnsi" w:cstheme="majorHAnsi"/>
          </w:rPr>
          <w:t xml:space="preserve"> Lopes et al 2022</w:t>
        </w:r>
      </w:ins>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lastRenderedPageBreak/>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infectés préfèrent 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 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 </w:t>
      </w:r>
      <w:commentRangeStart w:id="17"/>
      <w:r w:rsidR="004E6599">
        <w:rPr>
          <w:rFonts w:asciiTheme="majorHAnsi" w:hAnsiTheme="majorHAnsi" w:cstheme="majorHAnsi"/>
        </w:rPr>
        <w:t>le lien entre l’infection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4E6599">
        <w:rPr>
          <w:rFonts w:asciiTheme="majorHAnsi" w:hAnsiTheme="majorHAnsi" w:cstheme="majorHAnsi"/>
        </w:rPr>
        <w:t xml:space="preserve">, les comportements </w:t>
      </w:r>
      <w:r w:rsidR="004E1369">
        <w:rPr>
          <w:rFonts w:asciiTheme="majorHAnsi" w:hAnsiTheme="majorHAnsi" w:cstheme="majorHAnsi"/>
        </w:rPr>
        <w:t xml:space="preserve">manifestes chez les fondules </w:t>
      </w:r>
      <w:r w:rsidR="004E6599">
        <w:rPr>
          <w:rFonts w:asciiTheme="majorHAnsi" w:hAnsiTheme="majorHAnsi" w:cstheme="majorHAnsi"/>
        </w:rPr>
        <w:t>et le taux de prédation</w:t>
      </w:r>
      <w:r w:rsidR="004E1369">
        <w:rPr>
          <w:rFonts w:asciiTheme="majorHAnsi" w:hAnsiTheme="majorHAnsi" w:cstheme="majorHAnsi"/>
        </w:rPr>
        <w:t xml:space="preserve"> par l’hôte définitif</w:t>
      </w:r>
      <w:commentRangeEnd w:id="17"/>
      <w:r w:rsidR="004D059F">
        <w:rPr>
          <w:rStyle w:val="Marquedecommentaire"/>
        </w:rPr>
        <w:commentReference w:id="17"/>
      </w:r>
      <w:r w:rsidR="004E6599">
        <w:rPr>
          <w:rFonts w:asciiTheme="majorHAnsi" w:hAnsiTheme="majorHAnsi" w:cstheme="majorHAnsi"/>
        </w:rPr>
        <w:t>.</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01B0F515" w:rsidR="00F00308" w:rsidRPr="0095680B" w:rsidRDefault="00A97E4D" w:rsidP="008A1BEC">
      <w:pPr>
        <w:spacing w:line="360" w:lineRule="auto"/>
        <w:ind w:firstLine="708"/>
        <w:jc w:val="both"/>
        <w:rPr>
          <w:rStyle w:val="Numrodepage"/>
          <w:rFonts w:asciiTheme="majorHAnsi" w:hAnsiTheme="majorHAnsi" w:cstheme="majorHAnsi"/>
        </w:rPr>
      </w:pPr>
      <w:commentRangeStart w:id="18"/>
      <w:r>
        <w:rPr>
          <w:rStyle w:val="Numrodepage"/>
          <w:rFonts w:asciiTheme="majorHAnsi" w:hAnsiTheme="majorHAnsi" w:cstheme="majorHAnsi"/>
        </w:rPr>
        <w:t>Comm</w:t>
      </w:r>
      <w:r w:rsidR="00C51CB6">
        <w:rPr>
          <w:rStyle w:val="Numrodepage"/>
          <w:rFonts w:asciiTheme="majorHAnsi" w:hAnsiTheme="majorHAnsi" w:cstheme="majorHAnsi"/>
        </w:rPr>
        <w:t xml:space="preserve">e mentionné précédemment, l’infection parasitaire peut venir influencer la physiologie et le comportement de leurs hôtes. </w:t>
      </w:r>
      <w:commentRangeEnd w:id="18"/>
      <w:r w:rsidR="00FB6A93">
        <w:rPr>
          <w:rStyle w:val="Marquedecommentaire"/>
        </w:rPr>
        <w:commentReference w:id="18"/>
      </w:r>
      <w:r w:rsidR="00C51CB6">
        <w:rPr>
          <w:rStyle w:val="Numrodepage"/>
          <w:rFonts w:asciiTheme="majorHAnsi" w:hAnsiTheme="majorHAnsi" w:cstheme="majorHAnsi"/>
        </w:rPr>
        <w:t>Conséquemment, leur rôle dans la dynamique des populations</w:t>
      </w:r>
      <w:r w:rsidR="004B2BC4">
        <w:rPr>
          <w:rStyle w:val="Numrodepage"/>
          <w:rFonts w:asciiTheme="majorHAnsi" w:hAnsiTheme="majorHAnsi" w:cstheme="majorHAnsi"/>
        </w:rPr>
        <w:t>-hôtes et communautés biotiques</w:t>
      </w:r>
      <w:r w:rsidR="00C51CB6">
        <w:rPr>
          <w:rStyle w:val="Numrodepage"/>
          <w:rFonts w:asciiTheme="majorHAnsi" w:hAnsiTheme="majorHAnsi" w:cstheme="majorHAnsi"/>
        </w:rPr>
        <w:t xml:space="preserve"> n’est pas à négliger.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w:t>
      </w:r>
      <w:ins w:id="19" w:author="Binning Sandra Ann" w:date="2024-01-10T10:16:00Z">
        <w:r w:rsidR="00FB6A93">
          <w:rPr>
            <w:rStyle w:val="Numrodepage"/>
            <w:rFonts w:asciiTheme="majorHAnsi" w:hAnsiTheme="majorHAnsi" w:cstheme="majorHAnsi"/>
          </w:rPr>
          <w:t xml:space="preserve">la </w:t>
        </w:r>
      </w:ins>
      <w:r w:rsidR="00F20BBD">
        <w:rPr>
          <w:rStyle w:val="Numrodepage"/>
          <w:rFonts w:asciiTheme="majorHAnsi" w:hAnsiTheme="majorHAnsi" w:cstheme="majorHAnsi"/>
        </w:rPr>
        <w:t xml:space="preserve">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w:t>
      </w:r>
      <w:r w:rsidR="00145C0A" w:rsidRPr="00145C0A">
        <w:rPr>
          <w:rStyle w:val="Numrodepage"/>
          <w:rFonts w:asciiTheme="majorHAnsi" w:hAnsiTheme="majorHAnsi" w:cstheme="majorHAnsi"/>
        </w:rPr>
        <w:lastRenderedPageBreak/>
        <w:t>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Plusieurs théories ont vu le jour dans les dernières décennies afin d’expliquer comment le comportement migratoire peut bénéficier à une espèce-hôte face à l’infection</w:t>
      </w:r>
      <w:ins w:id="20" w:author="Binning Sandra Ann" w:date="2024-01-10T10:18:00Z">
        <w:r w:rsidR="00FB6A93">
          <w:rPr>
            <w:rStyle w:val="Numrodepage"/>
            <w:rFonts w:asciiTheme="majorHAnsi" w:hAnsiTheme="majorHAnsi" w:cstheme="majorHAnsi"/>
          </w:rPr>
          <w:t xml:space="preserve"> (</w:t>
        </w:r>
        <w:commentRangeStart w:id="21"/>
        <w:r w:rsidR="00FB6A93">
          <w:rPr>
            <w:rStyle w:val="Numrodepage"/>
            <w:rFonts w:asciiTheme="majorHAnsi" w:hAnsiTheme="majorHAnsi" w:cstheme="majorHAnsi"/>
          </w:rPr>
          <w:t>Binning et al. 2022</w:t>
        </w:r>
        <w:commentRangeEnd w:id="21"/>
        <w:r w:rsidR="00FB6A93">
          <w:rPr>
            <w:rStyle w:val="Marquedecommentaire"/>
          </w:rPr>
          <w:commentReference w:id="21"/>
        </w:r>
        <w:r w:rsidR="00FB6A93">
          <w:rPr>
            <w:rStyle w:val="Numrodepage"/>
            <w:rFonts w:asciiTheme="majorHAnsi" w:hAnsiTheme="majorHAnsi" w:cstheme="majorHAnsi"/>
          </w:rPr>
          <w:t>)</w:t>
        </w:r>
      </w:ins>
      <w:r w:rsidR="00C24AFA">
        <w:rPr>
          <w:rStyle w:val="Numrodepage"/>
          <w:rFonts w:asciiTheme="majorHAnsi" w:hAnsiTheme="majorHAnsi" w:cstheme="majorHAnsi"/>
        </w:rPr>
        <w:t xml:space="preserve">.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77FDFEA1"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les parasites ont forcément une importance (directe 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Pourtant, seulement 2% des publications en «</w:t>
      </w:r>
      <w:commentRangeStart w:id="22"/>
      <w:proofErr w:type="spellStart"/>
      <w:r w:rsidR="0095680B">
        <w:rPr>
          <w:rStyle w:val="Numrodepage"/>
          <w:rFonts w:asciiTheme="majorHAnsi" w:hAnsiTheme="majorHAnsi" w:cstheme="majorHAnsi"/>
        </w:rPr>
        <w:t>disease</w:t>
      </w:r>
      <w:proofErr w:type="spellEnd"/>
      <w:r w:rsidR="0095680B">
        <w:rPr>
          <w:rStyle w:val="Numrodepage"/>
          <w:rFonts w:asciiTheme="majorHAnsi" w:hAnsiTheme="majorHAnsi" w:cstheme="majorHAnsi"/>
        </w:rPr>
        <w:t xml:space="preserve"> </w:t>
      </w:r>
      <w:proofErr w:type="spellStart"/>
      <w:r w:rsidR="0095680B">
        <w:rPr>
          <w:rStyle w:val="Numrodepage"/>
          <w:rFonts w:asciiTheme="majorHAnsi" w:hAnsiTheme="majorHAnsi" w:cstheme="majorHAnsi"/>
        </w:rPr>
        <w:t>ecology</w:t>
      </w:r>
      <w:commentRangeEnd w:id="22"/>
      <w:proofErr w:type="spellEnd"/>
      <w:r w:rsidR="00DF0C62">
        <w:rPr>
          <w:rStyle w:val="Marquedecommentaire"/>
        </w:rPr>
        <w:commentReference w:id="22"/>
      </w:r>
      <w:r w:rsidR="0095680B">
        <w:rPr>
          <w:rStyle w:val="Numrodepage"/>
          <w:rFonts w:asciiTheme="majorHAnsi" w:hAnsiTheme="majorHAnsi" w:cstheme="majorHAnsi"/>
        </w:rPr>
        <w:t>»</w:t>
      </w:r>
      <w:r w:rsidR="009C7609">
        <w:rPr>
          <w:rStyle w:val="Numrodepage"/>
          <w:rFonts w:asciiTheme="majorHAnsi" w:hAnsiTheme="majorHAnsi" w:cstheme="majorHAnsi"/>
        </w:rPr>
        <w:t xml:space="preserve"> 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 xml:space="preserve">Ainsi, l’intensité d’infection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 xml:space="preserve">(Preston et al., </w:t>
      </w:r>
      <w:r w:rsidR="00A524AA">
        <w:rPr>
          <w:rStyle w:val="Numrodepage"/>
          <w:rFonts w:asciiTheme="majorHAnsi" w:hAnsiTheme="majorHAnsi" w:cstheme="majorHAnsi"/>
          <w:noProof/>
        </w:rPr>
        <w:lastRenderedPageBreak/>
        <w:t>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 contr</w:t>
      </w:r>
      <w:r w:rsidR="009C7609">
        <w:rPr>
          <w:rStyle w:val="Numrodepage"/>
          <w:rFonts w:asciiTheme="majorHAnsi" w:hAnsiTheme="majorHAnsi" w:cstheme="majorHAnsi"/>
        </w:rPr>
        <w:t>ô</w:t>
      </w:r>
      <w:r w:rsidR="00A524AA">
        <w:rPr>
          <w:rStyle w:val="Numrodepage"/>
          <w:rFonts w:asciiTheme="majorHAnsi" w:hAnsiTheme="majorHAnsi" w:cstheme="majorHAnsi"/>
        </w:rPr>
        <w:t>l</w:t>
      </w:r>
      <w:r w:rsidR="009C7609">
        <w:rPr>
          <w:rStyle w:val="Numrodepage"/>
          <w:rFonts w:asciiTheme="majorHAnsi" w:hAnsiTheme="majorHAnsi" w:cstheme="majorHAnsi"/>
        </w:rPr>
        <w:t>e</w:t>
      </w:r>
      <w:r w:rsidR="00A524AA">
        <w:rPr>
          <w:rStyle w:val="Numrodepage"/>
          <w:rFonts w:asciiTheme="majorHAnsi" w:hAnsiTheme="majorHAnsi" w:cstheme="majorHAnsi"/>
        </w:rPr>
        <w:t xml:space="preserve"> </w:t>
      </w:r>
      <w:commentRangeStart w:id="23"/>
      <w:r w:rsidR="00A524AA">
        <w:rPr>
          <w:rStyle w:val="Numrodepage"/>
          <w:rFonts w:asciiTheme="majorHAnsi" w:hAnsiTheme="majorHAnsi" w:cstheme="majorHAnsi"/>
        </w:rPr>
        <w:t xml:space="preserve">«top-down» </w:t>
      </w:r>
      <w:commentRangeEnd w:id="23"/>
      <w:r w:rsidR="00DF0C62">
        <w:rPr>
          <w:rStyle w:val="Marquedecommentaire"/>
        </w:rPr>
        <w:commentReference w:id="23"/>
      </w:r>
      <w:r w:rsidR="00A524AA">
        <w:rPr>
          <w:rStyle w:val="Numrodepage"/>
          <w:rFonts w:asciiTheme="majorHAnsi" w:hAnsiTheme="majorHAnsi" w:cstheme="majorHAnsi"/>
        </w:rPr>
        <w:t xml:space="preserve">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02412C4B" w:rsidR="00BC7B27" w:rsidRPr="00F31E3D" w:rsidRDefault="00BC7B27" w:rsidP="00490C45">
      <w:pPr>
        <w:pStyle w:val="Titre2"/>
        <w:spacing w:line="360" w:lineRule="auto"/>
      </w:pPr>
      <w:r w:rsidRPr="00F31E3D">
        <w:t>5.</w:t>
      </w:r>
      <w:r w:rsidR="003D7A8B" w:rsidRPr="00F31E3D">
        <w:t>3</w:t>
      </w:r>
      <w:r w:rsidRPr="00F31E3D">
        <w:t xml:space="preserve">. </w:t>
      </w:r>
      <w:r w:rsidR="000F3226" w:rsidRPr="00F31E3D">
        <w:t>Concepts d’é</w:t>
      </w:r>
      <w:r w:rsidR="00C061DA" w:rsidRPr="00F31E3D">
        <w:t>cologie spatiale</w:t>
      </w:r>
    </w:p>
    <w:p w14:paraId="15336241" w14:textId="77777777" w:rsidR="00D61F85" w:rsidRPr="00D61F85" w:rsidRDefault="00D61F85" w:rsidP="00D61F85"/>
    <w:p w14:paraId="76EA6171" w14:textId="2102C6FF"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 xml:space="preserve">les processus qui influencent la </w:t>
      </w:r>
      <w:r w:rsidR="008C43A5">
        <w:rPr>
          <w:rFonts w:asciiTheme="majorHAnsi" w:hAnsiTheme="majorHAnsi" w:cstheme="majorHAnsi"/>
        </w:rPr>
        <w:lastRenderedPageBreak/>
        <w:t>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0B793C">
        <w:rPr>
          <w:rFonts w:asciiTheme="majorHAnsi" w:hAnsiTheme="majorHAnsi" w:cstheme="majorHAnsi"/>
        </w:rPr>
        <w:instrText xml:space="preserve"> ADDIN ZOTERO_ITEM CSL_CITATION {"citationID":"JNvWYDiD","properties":{"formattedCitation":"(Bolnick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51B7640B"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Figure </w:t>
      </w:r>
      <w:r w:rsidR="00FF0C64" w:rsidRPr="00FF0C64">
        <w:rPr>
          <w:rFonts w:asciiTheme="majorHAnsi" w:hAnsiTheme="majorHAnsi" w:cstheme="majorHAnsi"/>
        </w:rPr>
        <w:t xml:space="preserve">2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B12E2E">
        <w:rPr>
          <w:rFonts w:asciiTheme="majorHAnsi" w:hAnsiTheme="majorHAnsi" w:cstheme="majorHAnsi"/>
        </w:rPr>
        <w:t xml:space="preserve">agissent </w:t>
      </w:r>
      <w:commentRangeStart w:id="24"/>
      <w:proofErr w:type="spellStart"/>
      <w:r w:rsidR="00B12E2E">
        <w:rPr>
          <w:rFonts w:asciiTheme="majorHAnsi" w:hAnsiTheme="majorHAnsi" w:cstheme="majorHAnsi"/>
        </w:rPr>
        <w:t>pré</w:t>
      </w:r>
      <w:r w:rsidR="003569F1">
        <w:rPr>
          <w:rFonts w:asciiTheme="majorHAnsi" w:hAnsiTheme="majorHAnsi" w:cstheme="majorHAnsi"/>
        </w:rPr>
        <w:t>contact</w:t>
      </w:r>
      <w:commentRangeEnd w:id="24"/>
      <w:proofErr w:type="spellEnd"/>
      <w:r w:rsidR="00DF0C62">
        <w:rPr>
          <w:rStyle w:val="Marquedecommentaire"/>
        </w:rPr>
        <w:commentReference w:id="24"/>
      </w:r>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filtre</w:t>
      </w:r>
      <w:r w:rsidR="00B12E2E">
        <w:rPr>
          <w:rFonts w:asciiTheme="majorHAnsi" w:hAnsiTheme="majorHAnsi" w:cstheme="majorHAnsi"/>
        </w:rPr>
        <w:t>s</w:t>
      </w:r>
      <w:r w:rsidR="00445F9D">
        <w:rPr>
          <w:rFonts w:asciiTheme="majorHAnsi" w:hAnsiTheme="majorHAnsi" w:cstheme="majorHAnsi"/>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 </w:t>
      </w:r>
      <w:commentRangeStart w:id="25"/>
      <w:proofErr w:type="spellStart"/>
      <w:r w:rsidR="00B12E2E">
        <w:rPr>
          <w:rFonts w:asciiTheme="majorHAnsi" w:hAnsiTheme="majorHAnsi" w:cstheme="majorHAnsi"/>
        </w:rPr>
        <w:t>postrencontre</w:t>
      </w:r>
      <w:proofErr w:type="spellEnd"/>
      <w:r w:rsidR="00933E1D">
        <w:rPr>
          <w:rFonts w:asciiTheme="majorHAnsi" w:hAnsiTheme="majorHAnsi" w:cstheme="majorHAnsi"/>
        </w:rPr>
        <w:t>,</w:t>
      </w:r>
      <w:commentRangeEnd w:id="25"/>
      <w:r w:rsidR="00DF0C62">
        <w:rPr>
          <w:rStyle w:val="Marquedecommentaire"/>
        </w:rPr>
        <w:commentReference w:id="25"/>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commentRangeStart w:id="26"/>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commentRangeEnd w:id="26"/>
      <w:r w:rsidR="007E70E3">
        <w:rPr>
          <w:rStyle w:val="Marquedecommentaire"/>
        </w:rPr>
        <w:commentReference w:id="26"/>
      </w:r>
      <w:r w:rsidR="00265058">
        <w:rPr>
          <w:rFonts w:asciiTheme="majorHAnsi" w:hAnsiTheme="majorHAnsi" w:cstheme="majorHAnsi"/>
        </w:rPr>
        <w:t xml:space="preserve">. </w:t>
      </w:r>
    </w:p>
    <w:p w14:paraId="54FB3B62" w14:textId="346A42D6" w:rsidR="00E7305B" w:rsidRDefault="00E7305B" w:rsidP="003A574E">
      <w:pPr>
        <w:suppressLineNumbers/>
        <w:spacing w:line="360" w:lineRule="auto"/>
        <w:jc w:val="both"/>
        <w:rPr>
          <w:rFonts w:asciiTheme="majorHAnsi" w:hAnsiTheme="majorHAnsi" w:cstheme="majorHAnsi"/>
        </w:rPr>
      </w:pPr>
    </w:p>
    <w:p w14:paraId="3044CE2A" w14:textId="5A4414CD"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lastRenderedPageBreak/>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En réalité, déterminer l’influence relative 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27A743B2" w:rsidR="0098211E" w:rsidRDefault="003A574E" w:rsidP="0098211E">
      <w:pPr>
        <w:pStyle w:val="Titre2"/>
        <w:suppressLineNumbers/>
      </w:pPr>
      <w:r>
        <w:rPr>
          <w:noProof/>
        </w:rPr>
        <w:drawing>
          <wp:anchor distT="0" distB="0" distL="114300" distR="114300" simplePos="0" relativeHeight="251672576" behindDoc="0" locked="0" layoutInCell="1" allowOverlap="1" wp14:anchorId="7C62C38B" wp14:editId="7F0F52F3">
            <wp:simplePos x="0" y="0"/>
            <wp:positionH relativeFrom="margin">
              <wp:posOffset>-8255</wp:posOffset>
            </wp:positionH>
            <wp:positionV relativeFrom="margin">
              <wp:posOffset>3771900</wp:posOffset>
            </wp:positionV>
            <wp:extent cx="3062605" cy="4488180"/>
            <wp:effectExtent l="0" t="0" r="0" b="0"/>
            <wp:wrapSquare wrapText="bothSides"/>
            <wp:docPr id="815660313" name="Image 81566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5825" name="Image 9041458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2605" cy="4488180"/>
                    </a:xfrm>
                    <a:prstGeom prst="rect">
                      <a:avLst/>
                    </a:prstGeom>
                  </pic:spPr>
                </pic:pic>
              </a:graphicData>
            </a:graphic>
            <wp14:sizeRelH relativeFrom="margin">
              <wp14:pctWidth>0</wp14:pctWidth>
            </wp14:sizeRelH>
            <wp14:sizeRelV relativeFrom="margin">
              <wp14:pctHeight>0</wp14:pctHeight>
            </wp14:sizeRelV>
          </wp:anchor>
        </w:drawing>
      </w:r>
    </w:p>
    <w:p w14:paraId="20FFB6CE" w14:textId="6B5F6075" w:rsidR="0098211E" w:rsidRDefault="0098211E" w:rsidP="003A574E">
      <w:pPr>
        <w:pStyle w:val="Titre2"/>
        <w:suppressLineNumbers/>
      </w:pPr>
    </w:p>
    <w:p w14:paraId="56613A8A" w14:textId="2F34A9EC" w:rsidR="0098211E" w:rsidRDefault="0098211E" w:rsidP="003A574E">
      <w:pPr>
        <w:pStyle w:val="Titre2"/>
        <w:suppressLineNumbers/>
      </w:pPr>
    </w:p>
    <w:p w14:paraId="6310B78D" w14:textId="0AA53F2C" w:rsidR="0098211E" w:rsidRDefault="0098211E" w:rsidP="003A574E">
      <w:pPr>
        <w:pStyle w:val="Titre2"/>
        <w:suppressLineNumbers/>
      </w:pPr>
    </w:p>
    <w:p w14:paraId="058A4549" w14:textId="77777777" w:rsidR="0098211E" w:rsidRDefault="0098211E" w:rsidP="003A574E">
      <w:pPr>
        <w:pStyle w:val="Titre2"/>
        <w:suppressLineNumbers/>
      </w:pPr>
    </w:p>
    <w:p w14:paraId="48579A3F" w14:textId="77777777" w:rsidR="003A574E" w:rsidRDefault="003A574E" w:rsidP="003A574E">
      <w:pPr>
        <w:pStyle w:val="Titre2"/>
        <w:suppressLineNumbers/>
      </w:pPr>
    </w:p>
    <w:p w14:paraId="3AB8C186" w14:textId="77777777" w:rsidR="003A574E" w:rsidRDefault="003A574E" w:rsidP="003A574E">
      <w:pPr>
        <w:pStyle w:val="Titre2"/>
        <w:suppressLineNumbers/>
      </w:pPr>
    </w:p>
    <w:p w14:paraId="61FE8C64" w14:textId="77777777" w:rsidR="003A574E" w:rsidRDefault="003A574E" w:rsidP="003A574E">
      <w:pPr>
        <w:pStyle w:val="Titre2"/>
        <w:suppressLineNumbers/>
      </w:pPr>
    </w:p>
    <w:p w14:paraId="56C4CCE3" w14:textId="77777777" w:rsidR="003A574E" w:rsidRDefault="003A574E" w:rsidP="003A574E">
      <w:pPr>
        <w:pStyle w:val="Titre2"/>
        <w:suppressLineNumbers/>
      </w:pPr>
    </w:p>
    <w:p w14:paraId="7DAED492" w14:textId="77777777" w:rsidR="003A574E" w:rsidRDefault="003A574E" w:rsidP="003A574E">
      <w:pPr>
        <w:pStyle w:val="Titre2"/>
        <w:suppressLineNumbers/>
      </w:pPr>
    </w:p>
    <w:p w14:paraId="32980ABA" w14:textId="77777777" w:rsidR="003A574E" w:rsidRDefault="003A574E" w:rsidP="003A574E">
      <w:pPr>
        <w:pStyle w:val="Titre2"/>
        <w:suppressLineNumbers/>
      </w:pPr>
    </w:p>
    <w:p w14:paraId="5DC612E4" w14:textId="77777777" w:rsidR="003A574E" w:rsidRDefault="007E70E3" w:rsidP="003A574E">
      <w:pPr>
        <w:pStyle w:val="Titre2"/>
        <w:suppressLineNumbers/>
      </w:pPr>
      <w:commentRangeStart w:id="27"/>
      <w:commentRangeEnd w:id="27"/>
      <w:r>
        <w:rPr>
          <w:rStyle w:val="Marquedecommentaire"/>
          <w:rFonts w:asciiTheme="minorHAnsi" w:hAnsiTheme="minorHAnsi" w:cstheme="minorBidi"/>
          <w:i w:val="0"/>
          <w:iCs w:val="0"/>
        </w:rPr>
        <w:commentReference w:id="27"/>
      </w:r>
    </w:p>
    <w:p w14:paraId="5386E1C8" w14:textId="77777777" w:rsidR="003A574E" w:rsidRDefault="003A574E" w:rsidP="003A574E">
      <w:pPr>
        <w:pStyle w:val="Titre2"/>
        <w:suppressLineNumbers/>
      </w:pPr>
    </w:p>
    <w:p w14:paraId="2DAB2091" w14:textId="77777777" w:rsidR="003A574E" w:rsidRDefault="003A574E" w:rsidP="003A574E">
      <w:pPr>
        <w:pStyle w:val="Titre2"/>
        <w:suppressLineNumbers/>
      </w:pPr>
    </w:p>
    <w:p w14:paraId="7DED58E2" w14:textId="77777777" w:rsidR="003A574E" w:rsidRDefault="003A574E" w:rsidP="003A574E">
      <w:pPr>
        <w:pStyle w:val="Titre2"/>
        <w:suppressLineNumbers/>
      </w:pPr>
    </w:p>
    <w:p w14:paraId="7ED5EA75" w14:textId="5B115F9C" w:rsidR="003A574E" w:rsidRDefault="003A574E" w:rsidP="003A574E">
      <w:pPr>
        <w:pStyle w:val="Titre2"/>
        <w:suppressLineNumbers/>
      </w:pPr>
    </w:p>
    <w:p w14:paraId="77E43CA8" w14:textId="4A48404C" w:rsidR="003A574E" w:rsidRDefault="003A574E"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591C7004">
                <wp:simplePos x="0" y="0"/>
                <wp:positionH relativeFrom="column">
                  <wp:posOffset>3202305</wp:posOffset>
                </wp:positionH>
                <wp:positionV relativeFrom="paragraph">
                  <wp:posOffset>353786</wp:posOffset>
                </wp:positionV>
                <wp:extent cx="3224530" cy="1296670"/>
                <wp:effectExtent l="0" t="0" r="127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224530" cy="1296670"/>
                        </a:xfrm>
                        <a:prstGeom prst="rect">
                          <a:avLst/>
                        </a:prstGeom>
                        <a:solidFill>
                          <a:schemeClr val="lt1"/>
                        </a:solidFill>
                        <a:ln w="6350">
                          <a:noFill/>
                        </a:ln>
                      </wps:spPr>
                      <wps:txbx>
                        <w:txbxContent>
                          <w:p w14:paraId="48A024EB" w14:textId="66DF2237" w:rsidR="00DF0EEB" w:rsidRPr="001A303C" w:rsidRDefault="00DF0EEB"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Figure 2.</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 (</w:t>
                            </w:r>
                            <w:proofErr w:type="spellStart"/>
                            <w:r w:rsidRPr="00933E1D">
                              <w:rPr>
                                <w:rFonts w:asciiTheme="majorHAnsi" w:hAnsiTheme="majorHAnsi" w:cstheme="majorHAnsi"/>
                                <w:i/>
                                <w:iCs/>
                                <w:sz w:val="22"/>
                                <w:szCs w:val="22"/>
                              </w:rPr>
                              <w:t>Gasterosteus</w:t>
                            </w:r>
                            <w:proofErr w:type="spellEnd"/>
                            <w:r w:rsidRPr="00933E1D">
                              <w:rPr>
                                <w:rFonts w:asciiTheme="majorHAnsi" w:hAnsiTheme="majorHAnsi" w:cstheme="majorHAnsi"/>
                                <w:i/>
                                <w:iCs/>
                                <w:sz w:val="22"/>
                                <w:szCs w:val="22"/>
                              </w:rPr>
                              <w:t xml:space="preserve"> </w:t>
                            </w:r>
                            <w:proofErr w:type="spellStart"/>
                            <w:r w:rsidRPr="00933E1D">
                              <w:rPr>
                                <w:rFonts w:asciiTheme="majorHAnsi" w:hAnsiTheme="majorHAnsi" w:cstheme="majorHAnsi"/>
                                <w:i/>
                                <w:iCs/>
                                <w:sz w:val="22"/>
                                <w:szCs w:val="22"/>
                              </w:rPr>
                              <w:t>aculeatus</w:t>
                            </w:r>
                            <w:proofErr w:type="spellEnd"/>
                            <w:r>
                              <w:rPr>
                                <w:rFonts w:asciiTheme="majorHAnsi" w:hAnsiTheme="majorHAnsi" w:cstheme="majorHAnsi"/>
                                <w:sz w:val="22"/>
                                <w:szCs w:val="22"/>
                              </w:rPr>
                              <w:t xml:space="preserve">) à partir d’un pool régional d’espèces de parasites. La figure originale est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252.15pt;margin-top:27.85pt;width:253.9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" fillcolor="white [3201]" stroked="f" strokeweight=".5pt">
                <v:textbox>
                  <w:txbxContent>
                    <w:p w14:paraId="48A024EB" w14:textId="66DF2237" w:rsidR="00DF0EEB" w:rsidRPr="001A303C" w:rsidRDefault="00DF0EEB"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Figure 2.</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 (</w:t>
                      </w:r>
                      <w:proofErr w:type="spellStart"/>
                      <w:r w:rsidRPr="00933E1D">
                        <w:rPr>
                          <w:rFonts w:asciiTheme="majorHAnsi" w:hAnsiTheme="majorHAnsi" w:cstheme="majorHAnsi"/>
                          <w:i/>
                          <w:iCs/>
                          <w:sz w:val="22"/>
                          <w:szCs w:val="22"/>
                        </w:rPr>
                        <w:t>Gasterosteus</w:t>
                      </w:r>
                      <w:proofErr w:type="spellEnd"/>
                      <w:r w:rsidRPr="00933E1D">
                        <w:rPr>
                          <w:rFonts w:asciiTheme="majorHAnsi" w:hAnsiTheme="majorHAnsi" w:cstheme="majorHAnsi"/>
                          <w:i/>
                          <w:iCs/>
                          <w:sz w:val="22"/>
                          <w:szCs w:val="22"/>
                        </w:rPr>
                        <w:t xml:space="preserve"> </w:t>
                      </w:r>
                      <w:proofErr w:type="spellStart"/>
                      <w:r w:rsidRPr="00933E1D">
                        <w:rPr>
                          <w:rFonts w:asciiTheme="majorHAnsi" w:hAnsiTheme="majorHAnsi" w:cstheme="majorHAnsi"/>
                          <w:i/>
                          <w:iCs/>
                          <w:sz w:val="22"/>
                          <w:szCs w:val="22"/>
                        </w:rPr>
                        <w:t>aculeatus</w:t>
                      </w:r>
                      <w:proofErr w:type="spellEnd"/>
                      <w:r>
                        <w:rPr>
                          <w:rFonts w:asciiTheme="majorHAnsi" w:hAnsiTheme="majorHAnsi" w:cstheme="majorHAnsi"/>
                          <w:sz w:val="22"/>
                          <w:szCs w:val="22"/>
                        </w:rPr>
                        <w:t xml:space="preserve">) à partir d’un pool régional d’espèces de parasites. La figure originale est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2A151CFC" w14:textId="3098CB61" w:rsidR="00313A2C" w:rsidRPr="00F31E3D" w:rsidRDefault="00313A2C" w:rsidP="00313A2C">
      <w:pPr>
        <w:pStyle w:val="Titre2"/>
      </w:pPr>
      <w:r w:rsidRPr="00F31E3D">
        <w:lastRenderedPageBreak/>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4596EE7E"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xml:space="preserve">. Dans le cadre d’une association hôte-parasite, les paramètres d’infection (e.g., abondance, intensité, prévalence) </w:t>
      </w:r>
      <w:r w:rsidR="00EA766F">
        <w:rPr>
          <w:rFonts w:asciiTheme="majorHAnsi" w:hAnsiTheme="majorHAnsi" w:cstheme="majorHAnsi"/>
        </w:rPr>
        <w:t xml:space="preserve">résultent </w:t>
      </w:r>
      <w:r w:rsidR="004E3308">
        <w:rPr>
          <w:rFonts w:asciiTheme="majorHAnsi" w:hAnsiTheme="majorHAnsi" w:cstheme="majorHAnsi"/>
        </w:rPr>
        <w:t xml:space="preserve">de la dynamique entre les deux espèces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quatre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 xml:space="preserve">qualité de l’eau, </w:t>
      </w:r>
      <w:r w:rsidR="007F6FA9">
        <w:rPr>
          <w:rFonts w:asciiTheme="majorHAnsi" w:hAnsiTheme="majorHAnsi" w:cstheme="majorHAnsi"/>
        </w:rPr>
        <w:t xml:space="preserve">la structure d’habitat et les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2444DBA7"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w:t>
      </w:r>
      <w:ins w:id="28" w:author="Binning Sandra Ann" w:date="2024-01-10T10:30:00Z">
        <w:r w:rsidR="007E70E3">
          <w:rPr>
            <w:rFonts w:asciiTheme="majorHAnsi" w:hAnsiTheme="majorHAnsi" w:cstheme="majorHAnsi"/>
          </w:rPr>
          <w:t xml:space="preserve">deuxième hôte intermédiaire (par </w:t>
        </w:r>
        <w:proofErr w:type="spellStart"/>
        <w:r w:rsidR="007E70E3">
          <w:rPr>
            <w:rFonts w:asciiTheme="majorHAnsi" w:hAnsiTheme="majorHAnsi" w:cstheme="majorHAnsi"/>
          </w:rPr>
          <w:t>example</w:t>
        </w:r>
        <w:proofErr w:type="spellEnd"/>
        <w:r w:rsidR="007E70E3">
          <w:rPr>
            <w:rFonts w:asciiTheme="majorHAnsi" w:hAnsiTheme="majorHAnsi" w:cstheme="majorHAnsi"/>
          </w:rPr>
          <w:t xml:space="preserve">, les </w:t>
        </w:r>
      </w:ins>
      <w:commentRangeStart w:id="29"/>
      <w:r w:rsidR="002677F2">
        <w:rPr>
          <w:rFonts w:asciiTheme="majorHAnsi" w:hAnsiTheme="majorHAnsi" w:cstheme="majorHAnsi"/>
        </w:rPr>
        <w:t xml:space="preserve">poissons </w:t>
      </w:r>
      <w:del w:id="30" w:author="Binning Sandra Ann" w:date="2024-01-10T10:30:00Z">
        <w:r w:rsidR="002677F2" w:rsidDel="007E70E3">
          <w:rPr>
            <w:rFonts w:asciiTheme="majorHAnsi" w:hAnsiTheme="majorHAnsi" w:cstheme="majorHAnsi"/>
          </w:rPr>
          <w:delText>(</w:delText>
        </w:r>
      </w:del>
      <w:commentRangeEnd w:id="29"/>
      <w:r w:rsidR="007E70E3">
        <w:rPr>
          <w:rStyle w:val="Marquedecommentaire"/>
        </w:rPr>
        <w:commentReference w:id="29"/>
      </w:r>
      <w:del w:id="31" w:author="Binning Sandra Ann" w:date="2024-01-10T10:30:00Z">
        <w:r w:rsidR="002677F2" w:rsidDel="007E70E3">
          <w:rPr>
            <w:rFonts w:asciiTheme="majorHAnsi" w:hAnsiTheme="majorHAnsi" w:cstheme="majorHAnsi"/>
          </w:rPr>
          <w:delText>deuxième hôte intermédiaire</w:delText>
        </w:r>
      </w:del>
      <w:r w:rsidR="002677F2">
        <w:rPr>
          <w:rFonts w:asciiTheme="majorHAnsi" w:hAnsiTheme="majorHAnsi" w:cstheme="majorHAnsi"/>
        </w:rPr>
        <w:t xml:space="preserve">) n’est pas </w:t>
      </w:r>
      <w:proofErr w:type="gramStart"/>
      <w:r w:rsidR="002677F2">
        <w:rPr>
          <w:rFonts w:asciiTheme="majorHAnsi" w:hAnsiTheme="majorHAnsi" w:cstheme="majorHAnsi"/>
        </w:rPr>
        <w:t>indépendante</w:t>
      </w:r>
      <w:proofErr w:type="gramEnd"/>
      <w:r w:rsidR="002677F2">
        <w:rPr>
          <w:rFonts w:asciiTheme="majorHAnsi" w:hAnsiTheme="majorHAnsi" w:cstheme="majorHAnsi"/>
        </w:rPr>
        <w:t xml:space="preserv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leur hôte définitive (oiseau ou mammifère), le potentiel de dispersion est beaucoup plus grand en raison des grandes distances que peuvent parcourir ces animaux</w:t>
      </w:r>
      <w:ins w:id="32" w:author="Binning Sandra Ann" w:date="2024-01-10T10:31:00Z">
        <w:r w:rsidR="007E70E3">
          <w:rPr>
            <w:rFonts w:asciiTheme="majorHAnsi" w:hAnsiTheme="majorHAnsi" w:cstheme="majorHAnsi"/>
          </w:rPr>
          <w:t xml:space="preserve"> (</w:t>
        </w:r>
        <w:commentRangeStart w:id="33"/>
        <w:r w:rsidR="007E70E3">
          <w:rPr>
            <w:rFonts w:asciiTheme="majorHAnsi" w:hAnsiTheme="majorHAnsi" w:cstheme="majorHAnsi"/>
          </w:rPr>
          <w:t>Poulin</w:t>
        </w:r>
      </w:ins>
      <w:ins w:id="34" w:author="Binning Sandra Ann" w:date="2024-01-10T10:32:00Z">
        <w:r w:rsidR="007E70E3">
          <w:rPr>
            <w:rFonts w:asciiTheme="majorHAnsi" w:hAnsiTheme="majorHAnsi" w:cstheme="majorHAnsi"/>
          </w:rPr>
          <w:t xml:space="preserve"> 2007</w:t>
        </w:r>
        <w:commentRangeEnd w:id="33"/>
        <w:r w:rsidR="007E70E3">
          <w:rPr>
            <w:rStyle w:val="Marquedecommentaire"/>
          </w:rPr>
          <w:commentReference w:id="33"/>
        </w:r>
        <w:proofErr w:type="gramStart"/>
        <w:r w:rsidR="007E70E3">
          <w:rPr>
            <w:rFonts w:asciiTheme="majorHAnsi" w:hAnsiTheme="majorHAnsi" w:cstheme="majorHAnsi"/>
          </w:rPr>
          <w:t>)</w:t>
        </w:r>
      </w:ins>
      <w:ins w:id="35" w:author="Binning Sandra Ann" w:date="2024-01-10T10:31:00Z">
        <w:r w:rsidR="007E70E3">
          <w:rPr>
            <w:rFonts w:asciiTheme="majorHAnsi" w:hAnsiTheme="majorHAnsi" w:cstheme="majorHAnsi"/>
          </w:rPr>
          <w:t xml:space="preserve"> </w:t>
        </w:r>
      </w:ins>
      <w:r w:rsidR="00164F9D">
        <w:rPr>
          <w:rFonts w:asciiTheme="majorHAnsi" w:hAnsiTheme="majorHAnsi" w:cstheme="majorHAnsi"/>
        </w:rPr>
        <w:t>.</w:t>
      </w:r>
      <w:proofErr w:type="gramEnd"/>
      <w:r w:rsidR="00164F9D">
        <w:rPr>
          <w:rFonts w:asciiTheme="majorHAnsi" w:hAnsiTheme="majorHAnsi" w:cstheme="majorHAnsi"/>
        </w:rPr>
        <w:t xml:space="preserve"> Les patrons d’infection à l’échelle </w:t>
      </w:r>
      <w:commentRangeStart w:id="36"/>
      <w:r w:rsidR="00164F9D">
        <w:rPr>
          <w:rFonts w:asciiTheme="majorHAnsi" w:hAnsiTheme="majorHAnsi" w:cstheme="majorHAnsi"/>
        </w:rPr>
        <w:t>régionale</w:t>
      </w:r>
      <w:commentRangeEnd w:id="36"/>
      <w:r w:rsidR="002C44DD">
        <w:rPr>
          <w:rStyle w:val="Marquedecommentaire"/>
        </w:rPr>
        <w:commentReference w:id="36"/>
      </w:r>
      <w:r w:rsidR="00164F9D">
        <w:rPr>
          <w:rFonts w:asciiTheme="majorHAnsi" w:hAnsiTheme="majorHAnsi" w:cstheme="majorHAnsi"/>
        </w:rPr>
        <w:t xml:space="preserv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 (qui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0C7E5999"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t xml:space="preserve">La communauté dans laquelle évolue un individu ou une population d’intérêt a également une incidence sur la dynamique d’infection.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w:t>
      </w:r>
      <w:r w:rsidR="00263294">
        <w:rPr>
          <w:rFonts w:asciiTheme="majorHAnsi" w:hAnsiTheme="majorHAnsi" w:cstheme="majorHAnsi"/>
        </w:rPr>
        <w:lastRenderedPageBreak/>
        <w:t xml:space="preserve">variations de niveau d’infection. Par exemple, plusieurs métaux lourds réduisent la longévité et 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6A775894"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commentRangeStart w:id="37"/>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commentRangeEnd w:id="37"/>
      <w:r w:rsidR="00027EA4">
        <w:rPr>
          <w:rStyle w:val="Marquedecommentaire"/>
        </w:rPr>
        <w:commentReference w:id="37"/>
      </w:r>
      <w:r w:rsidR="001E0D9F">
        <w:rPr>
          <w:rFonts w:asciiTheme="majorHAnsi" w:hAnsiTheme="majorHAnsi" w:cstheme="majorHAnsi"/>
        </w:rPr>
        <w:t>.</w:t>
      </w:r>
    </w:p>
    <w:p w14:paraId="51EDEEB9" w14:textId="77777777" w:rsidR="008A1BEC" w:rsidRDefault="008A1BEC" w:rsidP="00490C45">
      <w:pPr>
        <w:spacing w:line="360" w:lineRule="auto"/>
        <w:jc w:val="both"/>
        <w:rPr>
          <w:rFonts w:asciiTheme="majorHAnsi" w:hAnsiTheme="majorHAnsi" w:cstheme="majorHAnsi"/>
        </w:rPr>
      </w:pPr>
    </w:p>
    <w:p w14:paraId="47FCD185" w14:textId="19164C76" w:rsidR="00A13865" w:rsidRDefault="00A13865" w:rsidP="00A13865">
      <w:pPr>
        <w:pStyle w:val="Titre3"/>
      </w:pPr>
      <w:r>
        <w:t>5.</w:t>
      </w:r>
      <w:r w:rsidR="003D7A8B">
        <w:t>4</w:t>
      </w:r>
      <w:r>
        <w:t>.3. Structure d’habitat</w:t>
      </w:r>
      <w:ins w:id="38" w:author="Binning Sandra Ann" w:date="2024-01-10T11:04:00Z">
        <w:r w:rsidR="006E7B20">
          <w:t xml:space="preserve"> et </w:t>
        </w:r>
        <w:proofErr w:type="spellStart"/>
        <w:r w:rsidR="006E7B20">
          <w:t>atributs</w:t>
        </w:r>
        <w:proofErr w:type="spellEnd"/>
        <w:r w:rsidR="006E7B20">
          <w:t xml:space="preserve"> spatiaux</w:t>
        </w:r>
      </w:ins>
    </w:p>
    <w:p w14:paraId="3F105AA2" w14:textId="77777777" w:rsidR="00A13865" w:rsidRDefault="00A13865" w:rsidP="00490C45">
      <w:pPr>
        <w:spacing w:line="360" w:lineRule="auto"/>
        <w:jc w:val="both"/>
        <w:rPr>
          <w:rFonts w:asciiTheme="majorHAnsi" w:hAnsiTheme="majorHAnsi" w:cstheme="majorHAnsi"/>
        </w:rPr>
      </w:pPr>
    </w:p>
    <w:p w14:paraId="5FCAA19F" w14:textId="326CC391"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C020AF">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 xml:space="preserve">s effets </w:t>
      </w:r>
      <w:r w:rsidR="003E2AAA">
        <w:rPr>
          <w:rFonts w:asciiTheme="majorHAnsi" w:hAnsiTheme="majorHAnsi" w:cstheme="majorHAnsi"/>
        </w:rPr>
        <w:lastRenderedPageBreak/>
        <w:t>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A266F6">
        <w:rPr>
          <w:rFonts w:asciiTheme="majorHAnsi" w:hAnsiTheme="majorHAnsi" w:cstheme="majorHAnsi"/>
        </w:rPr>
        <w:instrText xml:space="preserve"> ADDIN ZOTERO_ITEM CSL_CITATION {"citationID":"qLr5L2uo","properties":{"formattedCitation":"(Valois &amp; Poulin, 2015)","plainCitation":"(Valois &amp; Poulin, 2015)","noteIndex":0},"citationItems":[{"id":9758,"uris":["http://zotero.org/groups/2585270/items/KHDXSPL8"],"itemData":{"id":9758,"type":"article-journal","abstract":"Zooplankton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commentRangeStart w:id="39"/>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commentRangeEnd w:id="39"/>
      <w:r w:rsidR="00962A5F">
        <w:rPr>
          <w:rStyle w:val="Marquedecommentaire"/>
        </w:rPr>
        <w:commentReference w:id="39"/>
      </w:r>
      <w:r w:rsidR="009C41AF">
        <w:rPr>
          <w:rFonts w:asciiTheme="majorHAnsi" w:hAnsiTheme="majorHAnsi" w:cstheme="majorHAnsi"/>
        </w:rPr>
        <w:t xml:space="preserve">. </w:t>
      </w:r>
    </w:p>
    <w:p w14:paraId="0FD1CB36" w14:textId="77777777" w:rsidR="003E2AAA" w:rsidRDefault="003E2AAA" w:rsidP="00490C45">
      <w:pPr>
        <w:spacing w:line="360" w:lineRule="auto"/>
        <w:jc w:val="both"/>
        <w:rPr>
          <w:rFonts w:asciiTheme="majorHAnsi" w:hAnsiTheme="majorHAnsi" w:cstheme="majorHAnsi"/>
        </w:rPr>
      </w:pPr>
    </w:p>
    <w:p w14:paraId="02A72098" w14:textId="69BB4064" w:rsidR="00A13865" w:rsidRDefault="00A13865" w:rsidP="00A13865">
      <w:pPr>
        <w:pStyle w:val="Titre3"/>
      </w:pPr>
      <w:r>
        <w:t>5.</w:t>
      </w:r>
      <w:commentRangeStart w:id="40"/>
      <w:r w:rsidR="003D7A8B">
        <w:t>4</w:t>
      </w:r>
      <w:r>
        <w:t>.4. Attributs spatiaux</w:t>
      </w:r>
      <w:commentRangeEnd w:id="40"/>
      <w:r w:rsidR="006E7B20">
        <w:rPr>
          <w:rStyle w:val="Marquedecommentaire"/>
          <w:rFonts w:asciiTheme="minorHAnsi" w:hAnsiTheme="minorHAnsi" w:cstheme="minorBidi"/>
        </w:rPr>
        <w:commentReference w:id="40"/>
      </w:r>
    </w:p>
    <w:p w14:paraId="179CCF9B" w14:textId="77777777" w:rsidR="00A13865" w:rsidRDefault="00A13865" w:rsidP="00490C45">
      <w:pPr>
        <w:spacing w:line="360" w:lineRule="auto"/>
        <w:jc w:val="both"/>
        <w:rPr>
          <w:rFonts w:asciiTheme="majorHAnsi" w:hAnsiTheme="majorHAnsi" w:cstheme="majorHAnsi"/>
        </w:rPr>
      </w:pPr>
    </w:p>
    <w:p w14:paraId="391551CC" w14:textId="640F4113"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spatiaux 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 xml:space="preserve">théorie du «river continuum»,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154C5C59" w14:textId="77777777" w:rsidR="009C41AF" w:rsidRDefault="009C41AF" w:rsidP="003A574E">
      <w:pPr>
        <w:suppressLineNumbers/>
      </w:pP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7FEF5F29" w14:textId="7D701183" w:rsidR="00774F40" w:rsidRPr="00F31E3D" w:rsidRDefault="00774F40" w:rsidP="008A1BEC">
      <w:pPr>
        <w:rPr>
          <w:rFonts w:asciiTheme="majorHAnsi" w:hAnsiTheme="majorHAnsi" w:cstheme="majorHAnsi"/>
          <w:i/>
          <w:iCs/>
        </w:rPr>
      </w:pPr>
      <w:r w:rsidRPr="00F31E3D">
        <w:rPr>
          <w:rFonts w:asciiTheme="majorHAnsi" w:hAnsiTheme="majorHAnsi" w:cstheme="majorHAnsi"/>
          <w:i/>
          <w:iCs/>
        </w:rPr>
        <w:t>5</w:t>
      </w:r>
      <w:commentRangeStart w:id="41"/>
      <w:r w:rsidRPr="00F31E3D">
        <w:rPr>
          <w:rFonts w:asciiTheme="majorHAnsi" w:hAnsiTheme="majorHAnsi" w:cstheme="majorHAnsi"/>
          <w:i/>
          <w:iCs/>
        </w:rPr>
        <w:t>.</w:t>
      </w:r>
      <w:r w:rsidR="003D7A8B" w:rsidRPr="00F31E3D">
        <w:rPr>
          <w:rFonts w:asciiTheme="majorHAnsi" w:hAnsiTheme="majorHAnsi" w:cstheme="majorHAnsi"/>
          <w:i/>
          <w:iCs/>
        </w:rPr>
        <w:t>5</w:t>
      </w:r>
      <w:r w:rsidRPr="00F31E3D">
        <w:rPr>
          <w:rFonts w:asciiTheme="majorHAnsi" w:hAnsiTheme="majorHAnsi" w:cstheme="majorHAnsi"/>
          <w:i/>
          <w:iCs/>
        </w:rPr>
        <w:t>. Maladie du point noir</w:t>
      </w:r>
      <w:commentRangeEnd w:id="41"/>
      <w:r w:rsidR="006E7B20">
        <w:rPr>
          <w:rStyle w:val="Marquedecommentaire"/>
        </w:rPr>
        <w:commentReference w:id="41"/>
      </w:r>
    </w:p>
    <w:p w14:paraId="10C30088" w14:textId="77777777" w:rsidR="00A524AA" w:rsidRPr="00A524AA" w:rsidRDefault="00A524AA" w:rsidP="00490C45">
      <w:pPr>
        <w:spacing w:line="360" w:lineRule="auto"/>
        <w:jc w:val="both"/>
      </w:pPr>
    </w:p>
    <w:p w14:paraId="58FEA835" w14:textId="5843E80A" w:rsidR="00A524AA" w:rsidRDefault="00A524AA" w:rsidP="00012A09">
      <w:pPr>
        <w:spacing w:line="360" w:lineRule="auto"/>
        <w:ind w:firstLine="708"/>
        <w:jc w:val="both"/>
        <w:rPr>
          <w:rFonts w:asciiTheme="majorHAnsi" w:hAnsiTheme="majorHAnsi" w:cstheme="majorHAnsi"/>
        </w:rPr>
      </w:pPr>
      <w:r w:rsidRPr="00A524AA">
        <w:rPr>
          <w:rFonts w:asciiTheme="majorHAnsi" w:hAnsiTheme="majorHAnsi" w:cstheme="majorHAnsi"/>
        </w:rPr>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98211E">
        <w:rPr>
          <w:rFonts w:asciiTheme="majorHAnsi" w:hAnsiTheme="majorHAnsi" w:cstheme="majorHAnsi"/>
        </w:rPr>
        <w:t xml:space="preserve">voir Figure </w:t>
      </w:r>
      <w:r w:rsidR="00B72966" w:rsidRPr="0098211E">
        <w:rPr>
          <w:rFonts w:asciiTheme="majorHAnsi" w:hAnsiTheme="majorHAnsi" w:cstheme="majorHAnsi"/>
        </w:rPr>
        <w:t>3</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{"citationID":"rku3d8HZ","properties":{"formattedCitation":"(Bush et al., 2001; Davis, 1967; Lemly &amp; Esch, 1984a)","plainCitation":"(Bush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C33862">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2A01F69" w14:textId="77777777" w:rsidR="003A574E" w:rsidRPr="00A524AA" w:rsidRDefault="003A574E" w:rsidP="003A574E">
      <w:pPr>
        <w:suppressLineNumbers/>
        <w:spacing w:line="360" w:lineRule="auto"/>
        <w:ind w:firstLine="708"/>
        <w:jc w:val="both"/>
        <w:rPr>
          <w:rFonts w:asciiTheme="majorHAnsi" w:hAnsiTheme="majorHAnsi" w:cstheme="majorHAnsi"/>
        </w:rPr>
      </w:pPr>
    </w:p>
    <w:p w14:paraId="3C87CC33" w14:textId="77777777" w:rsidR="00A524AA" w:rsidRPr="00A524AA" w:rsidRDefault="00A524AA" w:rsidP="003A574E">
      <w:pPr>
        <w:suppressLineNumbers/>
        <w:spacing w:line="360" w:lineRule="auto"/>
        <w:jc w:val="both"/>
        <w:rPr>
          <w:rFonts w:asciiTheme="majorHAnsi" w:hAnsiTheme="majorHAnsi" w:cstheme="majorHAnsi"/>
        </w:rPr>
      </w:pPr>
    </w:p>
    <w:p w14:paraId="66A25BD5" w14:textId="053755D1" w:rsidR="003A574E" w:rsidRDefault="006B4BAF" w:rsidP="003A574E">
      <w:pPr>
        <w:suppressLineNumbers/>
        <w:spacing w:line="360" w:lineRule="auto"/>
        <w:ind w:firstLine="708"/>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0CF944C1">
            <wp:simplePos x="0" y="0"/>
            <wp:positionH relativeFrom="margin">
              <wp:posOffset>1032240</wp:posOffset>
            </wp:positionH>
            <wp:positionV relativeFrom="margin">
              <wp:posOffset>-33425</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12">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r w:rsidR="003A574E">
        <w:rPr>
          <w:noProof/>
        </w:rPr>
        <mc:AlternateContent>
          <mc:Choice Requires="wps">
            <w:drawing>
              <wp:anchor distT="0" distB="0" distL="114300" distR="114300" simplePos="0" relativeHeight="251668480" behindDoc="0" locked="0" layoutInCell="1" allowOverlap="1" wp14:anchorId="434B2AC5" wp14:editId="6E9610A4">
                <wp:simplePos x="0" y="0"/>
                <wp:positionH relativeFrom="column">
                  <wp:posOffset>115570</wp:posOffset>
                </wp:positionH>
                <wp:positionV relativeFrom="paragraph">
                  <wp:posOffset>3517265</wp:posOffset>
                </wp:positionV>
                <wp:extent cx="5950585" cy="1879307"/>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9307"/>
                        </a:xfrm>
                        <a:prstGeom prst="rect">
                          <a:avLst/>
                        </a:prstGeom>
                        <a:solidFill>
                          <a:schemeClr val="lt1"/>
                        </a:solidFill>
                        <a:ln w="6350">
                          <a:noFill/>
                        </a:ln>
                      </wps:spPr>
                      <wps:txbx>
                        <w:txbxContent>
                          <w:p w14:paraId="785D0E0F" w14:textId="2F1BA99B" w:rsidR="00DF0EEB" w:rsidRPr="00324A91" w:rsidRDefault="00DF0EEB"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DF0EEB" w:rsidRPr="00324A91" w:rsidRDefault="00DF0EEB" w:rsidP="00324A91">
                            <w:pPr>
                              <w:rPr>
                                <w:rFonts w:asciiTheme="majorHAnsi" w:hAnsiTheme="majorHAnsi" w:cstheme="majorHAnsi"/>
                                <w:sz w:val="22"/>
                                <w:szCs w:val="22"/>
                              </w:rPr>
                            </w:pPr>
                          </w:p>
                          <w:p w14:paraId="56537D29" w14:textId="77777777" w:rsidR="00DF0EEB" w:rsidRPr="00324A91" w:rsidRDefault="00DF0EEB"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9.1pt;margin-top:276.95pt;width:468.55pt;height:1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" fillcolor="white [3201]" stroked="f" strokeweight=".5pt">
                <v:textbox>
                  <w:txbxContent>
                    <w:p w14:paraId="785D0E0F" w14:textId="2F1BA99B" w:rsidR="00DF0EEB" w:rsidRPr="00324A91" w:rsidRDefault="00DF0EEB"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DF0EEB" w:rsidRPr="00324A91" w:rsidRDefault="00DF0EEB" w:rsidP="00324A91">
                      <w:pPr>
                        <w:rPr>
                          <w:rFonts w:asciiTheme="majorHAnsi" w:hAnsiTheme="majorHAnsi" w:cstheme="majorHAnsi"/>
                          <w:sz w:val="22"/>
                          <w:szCs w:val="22"/>
                        </w:rPr>
                      </w:pPr>
                    </w:p>
                    <w:p w14:paraId="56537D29" w14:textId="77777777" w:rsidR="00DF0EEB" w:rsidRPr="00324A91" w:rsidRDefault="00DF0EEB" w:rsidP="00324A91">
                      <w:pPr>
                        <w:jc w:val="both"/>
                        <w:rPr>
                          <w:rFonts w:asciiTheme="majorHAnsi" w:hAnsiTheme="majorHAnsi" w:cstheme="majorHAnsi"/>
                          <w:sz w:val="22"/>
                          <w:szCs w:val="22"/>
                        </w:rPr>
                      </w:pPr>
                    </w:p>
                  </w:txbxContent>
                </v:textbox>
              </v:shape>
            </w:pict>
          </mc:Fallback>
        </mc:AlternateContent>
      </w:r>
    </w:p>
    <w:p w14:paraId="628D01E4" w14:textId="77777777" w:rsidR="003A574E" w:rsidRDefault="003A574E" w:rsidP="003A574E">
      <w:pPr>
        <w:suppressLineNumbers/>
        <w:spacing w:line="360" w:lineRule="auto"/>
        <w:ind w:firstLine="708"/>
        <w:jc w:val="both"/>
        <w:rPr>
          <w:rFonts w:asciiTheme="majorHAnsi" w:hAnsiTheme="majorHAnsi" w:cstheme="majorHAnsi"/>
        </w:rPr>
      </w:pPr>
    </w:p>
    <w:p w14:paraId="5D76393B" w14:textId="7777777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77777777"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77777777" w:rsidR="003A574E" w:rsidRDefault="003A574E" w:rsidP="003A574E">
      <w:pPr>
        <w:suppressLineNumbers/>
        <w:spacing w:line="360" w:lineRule="auto"/>
        <w:ind w:firstLine="708"/>
        <w:jc w:val="both"/>
        <w:rPr>
          <w:rFonts w:asciiTheme="majorHAnsi" w:hAnsiTheme="majorHAnsi" w:cstheme="majorHAnsi"/>
        </w:rPr>
      </w:pPr>
    </w:p>
    <w:p w14:paraId="4C94CA56" w14:textId="77777777" w:rsidR="003A574E" w:rsidRDefault="003A574E" w:rsidP="003A574E">
      <w:pPr>
        <w:suppressLineNumbers/>
        <w:spacing w:line="360" w:lineRule="auto"/>
        <w:ind w:firstLine="708"/>
        <w:jc w:val="both"/>
        <w:rPr>
          <w:rFonts w:asciiTheme="majorHAnsi" w:hAnsiTheme="majorHAnsi" w:cstheme="majorHAnsi"/>
        </w:rPr>
      </w:pPr>
    </w:p>
    <w:p w14:paraId="48CF6E8D" w14:textId="77777777"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020D152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3A574E">
      <w:pPr>
        <w:suppressLineNumbers/>
        <w:spacing w:line="360" w:lineRule="auto"/>
        <w:ind w:firstLine="708"/>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r w:rsidRPr="00A524AA">
        <w:rPr>
          <w:rFonts w:asciiTheme="majorHAnsi" w:hAnsiTheme="majorHAnsi" w:cstheme="majorHAnsi"/>
        </w:rPr>
        <w:t>Binning,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292200C9"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 xml:space="preserve">De manière générale, l'intensité et la prévalence maximale de ce type d'infection surviennent autour de septembre tandis </w:t>
      </w:r>
      <w:commentRangeStart w:id="42"/>
      <w:r w:rsidRPr="00A524AA">
        <w:rPr>
          <w:rFonts w:asciiTheme="majorHAnsi" w:hAnsiTheme="majorHAnsi" w:cstheme="majorHAnsi"/>
        </w:rPr>
        <w:t xml:space="preserve">que l'intensité </w:t>
      </w:r>
      <w:commentRangeEnd w:id="42"/>
      <w:r w:rsidR="00DF0EEB">
        <w:rPr>
          <w:rStyle w:val="Marquedecommentaire"/>
        </w:rPr>
        <w:commentReference w:id="42"/>
      </w:r>
      <w:r w:rsidRPr="00A524AA">
        <w:rPr>
          <w:rFonts w:asciiTheme="majorHAnsi" w:hAnsiTheme="majorHAnsi" w:cstheme="majorHAnsi"/>
        </w:rPr>
        <w:t>est minimale 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commentRangeStart w:id="43"/>
      <w:r w:rsidR="006C0528">
        <w:rPr>
          <w:rFonts w:asciiTheme="majorHAnsi" w:hAnsiTheme="majorHAnsi" w:cstheme="majorHAnsi"/>
        </w:rPr>
        <w:t>Le taux d’infection ne semble pas non plus être stable d’une année à l’autre</w:t>
      </w:r>
      <w:commentRangeEnd w:id="43"/>
      <w:r w:rsidR="00DF0EEB">
        <w:rPr>
          <w:rStyle w:val="Marquedecommentaire"/>
        </w:rPr>
        <w:commentReference w:id="43"/>
      </w:r>
      <w:r w:rsidR="006C0528">
        <w:rPr>
          <w:rFonts w:asciiTheme="majorHAnsi" w:hAnsiTheme="majorHAnsi" w:cstheme="majorHAnsi"/>
        </w:rPr>
        <w:t xml:space="preserv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{"citationID":"RVCEMk2d","properties":{"formattedCitation":"(Happel,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w:t>
      </w:r>
      <w:commentRangeStart w:id="44"/>
      <w:r w:rsidRPr="00A524AA">
        <w:rPr>
          <w:rFonts w:asciiTheme="majorHAnsi" w:hAnsiTheme="majorHAnsi" w:cstheme="majorHAnsi"/>
        </w:rPr>
        <w:t>recrutement des parasites</w:t>
      </w:r>
      <w:r w:rsidR="00AE196B">
        <w:rPr>
          <w:rFonts w:asciiTheme="majorHAnsi" w:hAnsiTheme="majorHAnsi" w:cstheme="majorHAnsi"/>
        </w:rPr>
        <w:t xml:space="preserve"> </w:t>
      </w:r>
      <w:commentRangeEnd w:id="44"/>
      <w:r w:rsidR="00DF0EEB">
        <w:rPr>
          <w:rStyle w:val="Marquedecommentaire"/>
        </w:rPr>
        <w:commentReference w:id="44"/>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582906">
        <w:rPr>
          <w:rFonts w:asciiTheme="majorHAnsi" w:hAnsiTheme="majorHAnsi" w:cstheme="majorHAnsi"/>
        </w:rPr>
        <w:instrText xml:space="preserve"> ADDIN ZOTERO_ITEM CSL_CITATION {"citationID":"KDoM5BYk","properties":{"formattedCitation":"(Filion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w:t>
      </w:r>
      <w:commentRangeStart w:id="45"/>
      <w:r w:rsidRPr="00A524AA">
        <w:rPr>
          <w:rFonts w:asciiTheme="majorHAnsi" w:hAnsiTheme="majorHAnsi" w:cstheme="majorHAnsi"/>
        </w:rPr>
        <w:t>prévalence, intensité et abondance</w:t>
      </w:r>
      <w:commentRangeEnd w:id="45"/>
      <w:r w:rsidR="00DF0EEB">
        <w:rPr>
          <w:rStyle w:val="Marquedecommentaire"/>
        </w:rPr>
        <w:commentReference w:id="45"/>
      </w:r>
      <w:r w:rsidRPr="00A524AA">
        <w:rPr>
          <w:rFonts w:asciiTheme="majorHAnsi" w:hAnsiTheme="majorHAnsi" w:cstheme="majorHAnsi"/>
        </w:rPr>
        <w:t>) de</w:t>
      </w:r>
      <w:r w:rsidR="00AE196B">
        <w:rPr>
          <w:rFonts w:asciiTheme="majorHAnsi" w:hAnsiTheme="majorHAnsi" w:cstheme="majorHAnsi"/>
        </w:rPr>
        <w:t xml:space="preserve"> la maladie du</w:t>
      </w:r>
      <w:r w:rsidRPr="00A524AA">
        <w:rPr>
          <w:rFonts w:asciiTheme="majorHAnsi" w:hAnsiTheme="majorHAnsi" w:cstheme="majorHAnsi"/>
        </w:rPr>
        <w:t xml:space="preserve"> 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 xml:space="preserve">mais il ne semble pas y avoir de différence d'infection entre les </w:t>
      </w:r>
      <w:r w:rsidRPr="00A524AA">
        <w:rPr>
          <w:rFonts w:asciiTheme="majorHAnsi" w:hAnsiTheme="majorHAnsi" w:cstheme="majorHAnsi"/>
        </w:rPr>
        <w:lastRenderedPageBreak/>
        <w:t>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77777777" w:rsidR="007E1082" w:rsidRPr="008A1BEC" w:rsidRDefault="007E1082" w:rsidP="00C63044">
      <w:pPr>
        <w:spacing w:line="360" w:lineRule="auto"/>
        <w:jc w:val="both"/>
        <w:rPr>
          <w:rFonts w:asciiTheme="majorHAnsi" w:hAnsiTheme="majorHAnsi" w:cstheme="majorHAnsi"/>
        </w:rPr>
      </w:pPr>
    </w:p>
    <w:p w14:paraId="49BD443D" w14:textId="1631100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w:t>
      </w:r>
      <w:commentRangeStart w:id="46"/>
      <w:r w:rsidRPr="00A524AA">
        <w:rPr>
          <w:rFonts w:asciiTheme="majorHAnsi" w:hAnsiTheme="majorHAnsi" w:cstheme="majorHAnsi"/>
        </w:rPr>
        <w:t>que de fort</w:t>
      </w:r>
      <w:r w:rsidR="00AE196B">
        <w:rPr>
          <w:rFonts w:asciiTheme="majorHAnsi" w:hAnsiTheme="majorHAnsi" w:cstheme="majorHAnsi"/>
        </w:rPr>
        <w:t xml:space="preserve">es intensités </w:t>
      </w:r>
      <w:commentRangeEnd w:id="46"/>
      <w:r w:rsidR="005A72E5">
        <w:rPr>
          <w:rStyle w:val="Marquedecommentaire"/>
        </w:rPr>
        <w:commentReference w:id="46"/>
      </w:r>
      <w:r w:rsidRPr="00A524AA">
        <w:rPr>
          <w:rFonts w:asciiTheme="majorHAnsi" w:hAnsiTheme="majorHAnsi" w:cstheme="majorHAnsi"/>
        </w:rPr>
        <w:t>d'infection peuvent causer la mort chez plusieurs espèces poissons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{"citationID":"dgwiSGgp","properties":{"formattedCitation":"(Bush et al., 2001)","plainCitation":"(Bush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{"citationID":"nqUaJIuS","properties":{"formattedCitation":"(Thelamon, 2023)","plainCitation":"(Thelamon, 2023)","noteIndex":0},"citationItems":[{"id":9688,"uris":["http://zotero.org/groups/2585270/items/3E2F2YKS"],"itemData":{"id":9688,"type":"thesis","abstract":"Le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sous sa forme asexuelle, éviterait les mâles 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4276CA55" w14:textId="77777777" w:rsidR="003D7A8B" w:rsidRDefault="003D7A8B" w:rsidP="003A574E">
      <w:pPr>
        <w:pStyle w:val="Titre2"/>
        <w:suppressLineNumbers/>
        <w:spacing w:line="360" w:lineRule="auto"/>
      </w:pP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lastRenderedPageBreak/>
        <w:t>5.6. Lacunes en écologie des parasites</w:t>
      </w:r>
    </w:p>
    <w:p w14:paraId="59690DA4" w14:textId="77777777" w:rsidR="003D7A8B" w:rsidRDefault="003D7A8B" w:rsidP="003D7A8B">
      <w:pPr>
        <w:spacing w:line="360" w:lineRule="auto"/>
        <w:jc w:val="both"/>
      </w:pPr>
    </w:p>
    <w:p w14:paraId="2E3D3EC5" w14:textId="03526856" w:rsidR="003D7A8B" w:rsidRDefault="003D7A8B" w:rsidP="003D7A8B">
      <w:pPr>
        <w:spacing w:line="360" w:lineRule="auto"/>
        <w:ind w:firstLine="708"/>
        <w:jc w:val="both"/>
        <w:rPr>
          <w:ins w:id="47" w:author="Binning Sandra Ann" w:date="2024-01-11T09:27:00Z"/>
          <w:rFonts w:asciiTheme="majorHAnsi" w:hAnsiTheme="majorHAnsi" w:cstheme="majorHAnsi"/>
          <w:lang w:val="en-US"/>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BE1947">
        <w:rPr>
          <w:rFonts w:asciiTheme="majorHAnsi" w:hAnsiTheme="majorHAnsi" w:cstheme="majorHAnsi"/>
        </w:rPr>
        <w:t xml:space="preserve">Figure </w:t>
      </w:r>
      <w:r>
        <w:rPr>
          <w:rFonts w:asciiTheme="majorHAnsi" w:hAnsiTheme="majorHAnsi" w:cstheme="majorHAnsi"/>
        </w:rPr>
        <w:t>1</w:t>
      </w:r>
      <w:r w:rsidRPr="00622C4F">
        <w:rPr>
          <w:rFonts w:asciiTheme="majorHAnsi" w:hAnsiTheme="majorHAnsi" w:cstheme="majorHAnsi"/>
        </w:rPr>
        <w:t xml:space="preserve">), encore peu d’études en </w:t>
      </w:r>
      <w:r>
        <w:rPr>
          <w:rFonts w:asciiTheme="majorHAnsi" w:hAnsiTheme="majorHAnsi" w:cstheme="majorHAnsi"/>
        </w:rPr>
        <w:t>«</w:t>
      </w:r>
      <w:commentRangeStart w:id="48"/>
      <w:proofErr w:type="spellStart"/>
      <w:r>
        <w:rPr>
          <w:rFonts w:asciiTheme="majorHAnsi" w:hAnsiTheme="majorHAnsi" w:cstheme="majorHAnsi"/>
        </w:rPr>
        <w:t>disease</w:t>
      </w:r>
      <w:proofErr w:type="spellEnd"/>
      <w:r>
        <w:rPr>
          <w:rFonts w:asciiTheme="majorHAnsi" w:hAnsiTheme="majorHAnsi" w:cstheme="majorHAnsi"/>
        </w:rPr>
        <w:t xml:space="preserve"> </w:t>
      </w:r>
      <w:proofErr w:type="spellStart"/>
      <w:r>
        <w:rPr>
          <w:rFonts w:asciiTheme="majorHAnsi" w:hAnsiTheme="majorHAnsi" w:cstheme="majorHAnsi"/>
        </w:rPr>
        <w:t>ecology</w:t>
      </w:r>
      <w:proofErr w:type="spellEnd"/>
      <w:r>
        <w:rPr>
          <w:rFonts w:asciiTheme="majorHAnsi" w:hAnsiTheme="majorHAnsi" w:cstheme="majorHAnsi"/>
        </w:rPr>
        <w:t xml:space="preserve">» </w:t>
      </w:r>
      <w:commentRangeEnd w:id="48"/>
      <w:r w:rsidR="005A72E5">
        <w:rPr>
          <w:rStyle w:val="Marquedecommentaire"/>
        </w:rPr>
        <w:commentReference w:id="48"/>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{"citationID":"pplJlCCx","properties":{"formattedCitation":"(Poulin, 2007)","plainCitation":"(Poulin, 2007)","noteIndex":0},"citationItems":[{"id":6635,"uris":["http://zotero.org/groups/2585270/items/UD994VBH"],"itemData":{"id":6635,"type":"article-journal","abstract":"As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2007)</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2013)</w:t>
      </w:r>
      <w:r>
        <w:rPr>
          <w:rFonts w:asciiTheme="majorHAnsi" w:hAnsiTheme="majorHAnsi" w:cstheme="majorHAnsi"/>
        </w:rPr>
        <w:fldChar w:fldCharType="end"/>
      </w:r>
      <w:r>
        <w:rPr>
          <w:rFonts w:asciiTheme="majorHAnsi" w:hAnsiTheme="majorHAnsi" w:cstheme="majorHAnsi"/>
        </w:rPr>
        <w:t xml:space="preserve">. Une différence d’abondance de parasites entre les </w:t>
      </w:r>
      <w:commentRangeStart w:id="49"/>
      <w:r>
        <w:rPr>
          <w:rFonts w:asciiTheme="majorHAnsi" w:hAnsiTheme="majorHAnsi" w:cstheme="majorHAnsi"/>
        </w:rPr>
        <w:t>individus capturés par différents engins de pêche (senne et nasse</w:t>
      </w:r>
      <w:commentRangeEnd w:id="49"/>
      <w:r w:rsidR="005A72E5">
        <w:rPr>
          <w:rStyle w:val="Marquedecommentaire"/>
        </w:rPr>
        <w:commentReference w:id="49"/>
      </w:r>
      <w:r>
        <w:rPr>
          <w:rFonts w:asciiTheme="majorHAnsi" w:hAnsiTheme="majorHAnsi" w:cstheme="majorHAnsi"/>
        </w:rPr>
        <w:t xml:space="preserve">) a également été remarquée par </w:t>
      </w:r>
      <w:commentRangeStart w:id="50"/>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807057">
        <w:rPr>
          <w:rFonts w:asciiTheme="majorHAnsi" w:hAnsiTheme="majorHAnsi" w:cstheme="majorHAnsi"/>
          <w:lang w:val="en-US"/>
        </w:rPr>
        <w:instrText>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w:instrText>
      </w:r>
      <w:r w:rsidRPr="00DF0EEB">
        <w:rPr>
          <w:rFonts w:asciiTheme="majorHAnsi" w:hAnsiTheme="majorHAnsi" w:cstheme="majorHAnsi"/>
          <w:lang w:val="en-US"/>
        </w:rPr>
        <w:instrText xml:space="preserve"> </w:instrText>
      </w:r>
      <w:r w:rsidRPr="003D7A8B">
        <w:rPr>
          <w:rFonts w:asciiTheme="majorHAnsi" w:hAnsiTheme="majorHAnsi" w:cstheme="majorHAnsi"/>
          <w:lang w:val="en-US"/>
        </w:rPr>
        <w:instrText xml:space="preserve">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3D7A8B">
        <w:rPr>
          <w:rFonts w:asciiTheme="majorHAnsi" w:hAnsiTheme="majorHAnsi" w:cstheme="majorHAnsi"/>
          <w:noProof/>
          <w:lang w:val="en-US"/>
        </w:rPr>
        <w:t>Wilson et al. (1993)</w:t>
      </w:r>
      <w:r>
        <w:rPr>
          <w:rFonts w:asciiTheme="majorHAnsi" w:hAnsiTheme="majorHAnsi" w:cstheme="majorHAnsi"/>
        </w:rPr>
        <w:fldChar w:fldCharType="end"/>
      </w:r>
      <w:commentRangeEnd w:id="50"/>
      <w:r w:rsidR="009107BE">
        <w:rPr>
          <w:rStyle w:val="Marquedecommentaire"/>
        </w:rPr>
        <w:commentReference w:id="50"/>
      </w:r>
      <w:r w:rsidRPr="003D7A8B">
        <w:rPr>
          <w:rFonts w:asciiTheme="majorHAnsi" w:hAnsiTheme="majorHAnsi" w:cstheme="majorHAnsi"/>
          <w:lang w:val="en-US"/>
        </w:rPr>
        <w:t xml:space="preserve">. </w:t>
      </w:r>
    </w:p>
    <w:p w14:paraId="0B795102" w14:textId="77777777" w:rsidR="009107BE" w:rsidRPr="003D7A8B" w:rsidRDefault="009107BE" w:rsidP="003D7A8B">
      <w:pPr>
        <w:spacing w:line="360" w:lineRule="auto"/>
        <w:ind w:firstLine="708"/>
        <w:jc w:val="both"/>
        <w:rPr>
          <w:rFonts w:asciiTheme="majorHAnsi" w:hAnsiTheme="majorHAnsi" w:cstheme="majorHAnsi"/>
          <w:lang w:val="en-US"/>
        </w:rPr>
      </w:pPr>
    </w:p>
    <w:p w14:paraId="187F0055" w14:textId="36AEE034" w:rsidR="00A266F6" w:rsidRPr="003D7A8B" w:rsidRDefault="003A574E" w:rsidP="003A574E">
      <w:pPr>
        <w:spacing w:line="360" w:lineRule="auto"/>
        <w:jc w:val="both"/>
        <w:rPr>
          <w:rFonts w:asciiTheme="majorHAnsi" w:hAnsiTheme="majorHAnsi" w:cstheme="majorHAnsi"/>
          <w:lang w:val="en-US"/>
        </w:rPr>
      </w:pPr>
      <w:r>
        <w:rPr>
          <w:rFonts w:asciiTheme="majorHAnsi" w:hAnsiTheme="majorHAnsi" w:cstheme="majorHAnsi"/>
          <w:noProof/>
        </w:rPr>
        <w:lastRenderedPageBreak/>
        <mc:AlternateContent>
          <mc:Choice Requires="wps">
            <w:drawing>
              <wp:anchor distT="0" distB="0" distL="114300" distR="114300" simplePos="0" relativeHeight="251671552" behindDoc="0" locked="0" layoutInCell="1" allowOverlap="1" wp14:anchorId="29887FC3" wp14:editId="0E09655B">
                <wp:simplePos x="0" y="0"/>
                <wp:positionH relativeFrom="column">
                  <wp:posOffset>-159385</wp:posOffset>
                </wp:positionH>
                <wp:positionV relativeFrom="paragraph">
                  <wp:posOffset>3102610</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77777777" w:rsidR="00DF0EEB" w:rsidRPr="001E1BE3" w:rsidRDefault="00DF0EE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12.55pt;margin-top:244.3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" filled="f" stroked="f" strokeweight=".5pt">
                <v:textbox>
                  <w:txbxContent>
                    <w:p w14:paraId="68B26BAE" w14:textId="77777777" w:rsidR="00DF0EEB" w:rsidRPr="001E1BE3" w:rsidRDefault="00DF0EE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r>
        <w:rPr>
          <w:rFonts w:asciiTheme="majorHAnsi" w:hAnsiTheme="majorHAnsi" w:cstheme="majorHAnsi"/>
          <w:noProof/>
        </w:rPr>
        <w:drawing>
          <wp:anchor distT="0" distB="0" distL="114300" distR="114300" simplePos="0" relativeHeight="251654143" behindDoc="0" locked="0" layoutInCell="1" allowOverlap="1" wp14:anchorId="75E87C89" wp14:editId="36FBA281">
            <wp:simplePos x="0" y="0"/>
            <wp:positionH relativeFrom="column">
              <wp:posOffset>-120358</wp:posOffset>
            </wp:positionH>
            <wp:positionV relativeFrom="paragraph">
              <wp:posOffset>463</wp:posOffset>
            </wp:positionV>
            <wp:extent cx="6109970" cy="3077845"/>
            <wp:effectExtent l="0" t="0" r="0" b="0"/>
            <wp:wrapSquare wrapText="bothSides"/>
            <wp:docPr id="230452802" name="Image 230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5454" name="Imag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9970" cy="3077845"/>
                    </a:xfrm>
                    <a:prstGeom prst="rect">
                      <a:avLst/>
                    </a:prstGeom>
                  </pic:spPr>
                </pic:pic>
              </a:graphicData>
            </a:graphic>
            <wp14:sizeRelH relativeFrom="margin">
              <wp14:pctWidth>0</wp14:pctWidth>
            </wp14:sizeRelH>
            <wp14:sizeRelV relativeFrom="margin">
              <wp14:pctHeight>0</wp14:pctHeight>
            </wp14:sizeRelV>
          </wp:anchor>
        </w:drawing>
      </w:r>
      <w:r w:rsidR="00A266F6" w:rsidRPr="003D7A8B">
        <w:rPr>
          <w:rFonts w:asciiTheme="majorHAnsi" w:hAnsiTheme="majorHAnsi" w:cstheme="majorHAnsi"/>
          <w:lang w:val="en-US"/>
        </w:rPr>
        <w:br w:type="page"/>
      </w:r>
    </w:p>
    <w:p w14:paraId="453E7481" w14:textId="7C5A334C" w:rsidR="006B4BAF" w:rsidRPr="006B4BAF" w:rsidRDefault="00A266F6" w:rsidP="0033333D">
      <w:pPr>
        <w:pStyle w:val="Bibliographie1"/>
      </w:pPr>
      <w:r w:rsidRPr="00A266F6">
        <w:lastRenderedPageBreak/>
        <w:fldChar w:fldCharType="begin"/>
      </w:r>
      <w:r w:rsidRPr="00A266F6">
        <w:instrText xml:space="preserve"> ADDIN ZOTERO_BIBL {"uncited":[],"omitted":[],"custom":[]} CSL_BIBLIOGRAPHY </w:instrText>
      </w:r>
      <w:r w:rsidRPr="00A266F6">
        <w:fldChar w:fldCharType="separate"/>
      </w:r>
      <w:r w:rsidR="00012A09" w:rsidRPr="006B4BAF">
        <w:t>Ahn, S., &amp; Goater, C. P. (2021). Nonhost species reduce parasite infection in a focal host species within experimental fish communities. Ecology and Evolution, 11(15), 10155</w:t>
      </w:r>
      <w:r w:rsidR="00012A09" w:rsidRPr="006B4BAF">
        <w:rPr>
          <w:rFonts w:ascii="Cambria Math" w:hAnsi="Cambria Math" w:cs="Cambria Math"/>
        </w:rPr>
        <w:t>‑</w:t>
      </w:r>
      <w:r w:rsidR="00012A09" w:rsidRPr="006B4BAF">
        <w:t>10163. https://doi.org/10.1002/ece3.7823</w:t>
      </w:r>
    </w:p>
    <w:p w14:paraId="3524BE10" w14:textId="32343AA5" w:rsidR="006B4BAF" w:rsidRPr="00012A09" w:rsidRDefault="00012A09" w:rsidP="0033333D">
      <w:pPr>
        <w:pStyle w:val="Bibliographie1"/>
      </w:pPr>
      <w:r w:rsidRPr="006B4BAF">
        <w:t>Aho, J. M., Camp, J. W., &amp; Esch, G. W. (1982). Long-Term Studies on the Population Biology of</w:t>
      </w:r>
      <w:r w:rsidR="006B4BAF" w:rsidRPr="006B4BAF">
        <w:t xml:space="preserve"> </w:t>
      </w:r>
      <w:r w:rsidRPr="006B4BAF">
        <w:t>Diplostomulum scheuringi in a Thermally Altered Reservoir. The Journal of Parasitology, 68(4), 695</w:t>
      </w:r>
      <w:r w:rsidRPr="006B4BAF">
        <w:rPr>
          <w:rFonts w:ascii="Cambria Math" w:hAnsi="Cambria Math" w:cs="Cambria Math"/>
        </w:rPr>
        <w:t>‑</w:t>
      </w:r>
      <w:r w:rsidRPr="006B4BAF">
        <w:t>708. https://doi.org/10.2307/3280931</w:t>
      </w:r>
    </w:p>
    <w:p w14:paraId="4B5A752E" w14:textId="7A17683C" w:rsidR="006B4BAF" w:rsidRPr="00012A09" w:rsidRDefault="00012A09" w:rsidP="0033333D">
      <w:pPr>
        <w:pStyle w:val="Bibliographie1"/>
      </w:pPr>
      <w:r w:rsidRPr="00012A09">
        <w:t xml:space="preserve">Allan, B. J. M., Illing, B., Fakan, E. P., Narvaez, P., Grutter, A. S., Sikkel, P. C., McClure, E. C., Rummer, J. L., &amp; McCormick, M. I. (2020). Parasite infection directly impacts escape response and stress levels in fish. </w:t>
      </w:r>
      <w:r w:rsidRPr="00012A09">
        <w:rPr>
          <w:i/>
          <w:iCs/>
        </w:rPr>
        <w:t>Journal of Experimental Biology</w:t>
      </w:r>
      <w:r w:rsidRPr="00012A09">
        <w:t xml:space="preserve">, </w:t>
      </w:r>
      <w:r w:rsidRPr="00012A09">
        <w:rPr>
          <w:i/>
          <w:iCs/>
        </w:rPr>
        <w:t>223</w:t>
      </w:r>
      <w:r w:rsidRPr="00012A09">
        <w:t>(16), jeb230904. https://doi.org/10.1242/jeb.230904</w:t>
      </w:r>
    </w:p>
    <w:p w14:paraId="1F3BDB20" w14:textId="22A9BC26" w:rsidR="006B4BAF" w:rsidRPr="00012A09" w:rsidRDefault="00012A09" w:rsidP="0033333D">
      <w:pPr>
        <w:pStyle w:val="Bibliographie1"/>
      </w:pPr>
      <w:r w:rsidRPr="00012A09">
        <w:t xml:space="preserve">Altizer, S., Bartel, R., &amp; Han, B. A. (2011). Animal Migration and Infectious Disease Risk. </w:t>
      </w:r>
      <w:r w:rsidRPr="00012A09">
        <w:rPr>
          <w:i/>
          <w:iCs/>
        </w:rPr>
        <w:t>Science</w:t>
      </w:r>
      <w:r w:rsidRPr="00012A09">
        <w:t>. https://doi.org/10.1126/science.1194694</w:t>
      </w:r>
    </w:p>
    <w:p w14:paraId="29467B54" w14:textId="1A2095C5" w:rsidR="006B4BAF" w:rsidRPr="00012A09" w:rsidRDefault="00012A09" w:rsidP="0033333D">
      <w:pPr>
        <w:pStyle w:val="Bibliographie1"/>
      </w:pPr>
      <w:r w:rsidRPr="00012A09">
        <w:t xml:space="preserve">Anderson, R. M., &amp; May, R. M. (1979). Population biology of infectious diseases : Part I. </w:t>
      </w:r>
      <w:r w:rsidRPr="00012A09">
        <w:rPr>
          <w:i/>
          <w:iCs/>
        </w:rPr>
        <w:t>Nature</w:t>
      </w:r>
      <w:r w:rsidRPr="00012A09">
        <w:t xml:space="preserve">, </w:t>
      </w:r>
      <w:r w:rsidRPr="00012A09">
        <w:rPr>
          <w:i/>
          <w:iCs/>
        </w:rPr>
        <w:t>280</w:t>
      </w:r>
      <w:r w:rsidRPr="00012A09">
        <w:t>(5721), 361</w:t>
      </w:r>
      <w:r w:rsidRPr="00012A09">
        <w:rPr>
          <w:rFonts w:ascii="Cambria Math" w:hAnsi="Cambria Math" w:cs="Cambria Math"/>
        </w:rPr>
        <w:t>‑</w:t>
      </w:r>
      <w:r w:rsidRPr="00012A09">
        <w:t>367. https://doi.org/10.1038/280361a0</w:t>
      </w:r>
    </w:p>
    <w:p w14:paraId="6DFE702C" w14:textId="6A13D4B2" w:rsidR="006B4BAF" w:rsidRPr="00012A09" w:rsidRDefault="00012A09" w:rsidP="0033333D">
      <w:pPr>
        <w:pStyle w:val="Bibliographie1"/>
      </w:pPr>
      <w:r w:rsidRPr="0033333D">
        <w:rPr>
          <w:lang w:val="fr-CA"/>
        </w:rPr>
        <w:t xml:space="preserve">Arostegui, M. C., Hovel, R. A., &amp; Quinn, T. P. (2018). </w:t>
      </w:r>
      <w:r w:rsidRPr="00012A09">
        <w:t xml:space="preserve">Schistocephalus solidus parasite prevalence and biomass intensity in threespine stickleback vary by habitat and diet in boreal lakes. </w:t>
      </w:r>
      <w:r w:rsidRPr="00012A09">
        <w:rPr>
          <w:i/>
          <w:iCs/>
        </w:rPr>
        <w:t>Environmental Biology of Fishes</w:t>
      </w:r>
      <w:r w:rsidRPr="00012A09">
        <w:t xml:space="preserve">, </w:t>
      </w:r>
      <w:r w:rsidRPr="00012A09">
        <w:rPr>
          <w:i/>
          <w:iCs/>
        </w:rPr>
        <w:t>101</w:t>
      </w:r>
      <w:r w:rsidRPr="00012A09">
        <w:t>(3), 501</w:t>
      </w:r>
      <w:r w:rsidRPr="00012A09">
        <w:rPr>
          <w:rFonts w:ascii="Cambria Math" w:hAnsi="Cambria Math" w:cs="Cambria Math"/>
        </w:rPr>
        <w:t>‑</w:t>
      </w:r>
      <w:r w:rsidRPr="00012A09">
        <w:t>514. https://doi.org/10.1007/s10641-018-0719-1</w:t>
      </w:r>
    </w:p>
    <w:p w14:paraId="23A29793" w14:textId="33173E1A" w:rsidR="006B4BAF" w:rsidRPr="00012A09" w:rsidRDefault="00012A09" w:rsidP="0033333D">
      <w:pPr>
        <w:pStyle w:val="Bibliographie1"/>
      </w:pPr>
      <w:r w:rsidRPr="00012A09">
        <w:t xml:space="preserve">Behringer, D. C., Karvonen, A., &amp; Bojko, J. (2018). Parasite avoidance behaviours in aquatic environments. </w:t>
      </w:r>
      <w:r w:rsidRPr="00012A09">
        <w:rPr>
          <w:i/>
          <w:iCs/>
        </w:rPr>
        <w:t>Philosophical Transactions of the Royal Society B: Biological Sciences</w:t>
      </w:r>
      <w:r w:rsidRPr="00012A09">
        <w:t xml:space="preserve">, </w:t>
      </w:r>
      <w:r w:rsidRPr="00012A09">
        <w:rPr>
          <w:i/>
          <w:iCs/>
        </w:rPr>
        <w:t>373</w:t>
      </w:r>
      <w:r w:rsidRPr="00012A09">
        <w:t>(1751), 20170202. https://doi.org/10.1098/rstb.2017.0202</w:t>
      </w:r>
    </w:p>
    <w:p w14:paraId="505CD2EE" w14:textId="633F2F3C" w:rsidR="006B4BAF" w:rsidRPr="00012A09" w:rsidRDefault="00012A09" w:rsidP="0033333D">
      <w:pPr>
        <w:pStyle w:val="Bibliographie1"/>
      </w:pPr>
      <w:r w:rsidRPr="0033333D">
        <w:rPr>
          <w:lang w:val="fr-CA"/>
        </w:rPr>
        <w:t xml:space="preserve">Berra, T. M., &amp; Au, R.-J. (1978). </w:t>
      </w:r>
      <w:r w:rsidRPr="00012A09">
        <w:rPr>
          <w:i/>
          <w:iCs/>
        </w:rPr>
        <w:t>Incidence of Black Spot Disease in Fishes in Cedar Fork Creek, Ohio</w:t>
      </w:r>
      <w:r w:rsidRPr="00012A09">
        <w:t>. https://kb.osu.edu/handle/1811/22575</w:t>
      </w:r>
    </w:p>
    <w:p w14:paraId="7CAE57FA" w14:textId="7F2868D5" w:rsidR="006B4BAF" w:rsidRPr="00012A09" w:rsidRDefault="00012A09" w:rsidP="0033333D">
      <w:pPr>
        <w:pStyle w:val="Bibliographie1"/>
      </w:pPr>
      <w:r w:rsidRPr="00012A09">
        <w:t xml:space="preserve">Binning, S. A., Shaw, A. K., &amp; Roche, D. G. (2017). Parasites and Host Performance : Incorporating Infection into Our Understanding of Animal Movement. </w:t>
      </w:r>
      <w:r w:rsidRPr="00012A09">
        <w:rPr>
          <w:i/>
          <w:iCs/>
        </w:rPr>
        <w:t>Integrative and Comparative Biology</w:t>
      </w:r>
      <w:r w:rsidRPr="00012A09">
        <w:t xml:space="preserve">, </w:t>
      </w:r>
      <w:r w:rsidRPr="00012A09">
        <w:rPr>
          <w:i/>
          <w:iCs/>
        </w:rPr>
        <w:t>57</w:t>
      </w:r>
      <w:r w:rsidRPr="00012A09">
        <w:t>(2), 267</w:t>
      </w:r>
      <w:r w:rsidRPr="00012A09">
        <w:rPr>
          <w:rFonts w:ascii="Cambria Math" w:hAnsi="Cambria Math" w:cs="Cambria Math"/>
        </w:rPr>
        <w:t>‑</w:t>
      </w:r>
      <w:r w:rsidRPr="00012A09">
        <w:t>280. https://doi.org/10.1093/icb/icx024</w:t>
      </w:r>
    </w:p>
    <w:p w14:paraId="7F9D112A" w14:textId="37065BC0" w:rsidR="006B4BAF" w:rsidRPr="00012A09" w:rsidRDefault="00012A09" w:rsidP="0033333D">
      <w:pPr>
        <w:pStyle w:val="Bibliographie1"/>
      </w:pPr>
      <w:r w:rsidRPr="00012A09">
        <w:t xml:space="preserve">Blanar, C. A., Marcogliese, D. J., &amp; Couillard, C. M. (2011). Natural and anthropogenic factors shape metazoan parasite community structure in mummichog (Fundulus heteroclitus) from two estuaries in New Brunswick, Canada. </w:t>
      </w:r>
      <w:r w:rsidRPr="00012A09">
        <w:rPr>
          <w:i/>
          <w:iCs/>
        </w:rPr>
        <w:t>Folia Parasitologica</w:t>
      </w:r>
      <w:r w:rsidRPr="00012A09">
        <w:t xml:space="preserve">, </w:t>
      </w:r>
      <w:r w:rsidRPr="00012A09">
        <w:rPr>
          <w:i/>
          <w:iCs/>
        </w:rPr>
        <w:t>58</w:t>
      </w:r>
      <w:r w:rsidRPr="00012A09">
        <w:t>(3), 240</w:t>
      </w:r>
      <w:r w:rsidRPr="00012A09">
        <w:rPr>
          <w:rFonts w:ascii="Cambria Math" w:hAnsi="Cambria Math" w:cs="Cambria Math"/>
        </w:rPr>
        <w:t>‑</w:t>
      </w:r>
      <w:r w:rsidRPr="00012A09">
        <w:t>248. https://doi.org/10.14411/fp.2011.023</w:t>
      </w:r>
    </w:p>
    <w:p w14:paraId="4BC81E0A" w14:textId="77777777" w:rsidR="00012A09" w:rsidRPr="00012A09" w:rsidRDefault="00012A09" w:rsidP="006B4BAF">
      <w:pPr>
        <w:pStyle w:val="Bibliographie1"/>
      </w:pPr>
      <w:r w:rsidRPr="00012A09">
        <w:t xml:space="preserve">Blasco-Costa, I., Koehler, A. V., Martin, A., &amp; Poulin, R. (2013). Upstream-downstream gradient in infection levels by fish parasites : A common river pattern? </w:t>
      </w:r>
      <w:r w:rsidRPr="00012A09">
        <w:rPr>
          <w:i/>
          <w:iCs/>
        </w:rPr>
        <w:t>Parasitology</w:t>
      </w:r>
      <w:r w:rsidRPr="00012A09">
        <w:t xml:space="preserve">, </w:t>
      </w:r>
      <w:r w:rsidRPr="00012A09">
        <w:rPr>
          <w:i/>
          <w:iCs/>
        </w:rPr>
        <w:t>140</w:t>
      </w:r>
      <w:r w:rsidRPr="00012A09">
        <w:t>(2), 266</w:t>
      </w:r>
      <w:r w:rsidRPr="00012A09">
        <w:rPr>
          <w:rFonts w:ascii="Cambria Math" w:hAnsi="Cambria Math" w:cs="Cambria Math"/>
        </w:rPr>
        <w:t>‑</w:t>
      </w:r>
      <w:r w:rsidRPr="00012A09">
        <w:t>274. https://doi.org/10.1017/S0031182012001527</w:t>
      </w:r>
    </w:p>
    <w:p w14:paraId="25E2AFE0" w14:textId="3E0CDD9D" w:rsidR="006B4BAF" w:rsidRPr="00012A09" w:rsidRDefault="00012A09" w:rsidP="0033333D">
      <w:pPr>
        <w:pStyle w:val="Bibliographie1"/>
      </w:pPr>
      <w:r w:rsidRPr="00012A09">
        <w:lastRenderedPageBreak/>
        <w:t xml:space="preserve">Bolnick, D. I., Resetarits, E. J., Ballare, K., Stuart, Y. E., &amp; Stutz, W. E. (2020). Scale-dependent effects of host patch traits on species composition in a stickleback parasite metacommunity. </w:t>
      </w:r>
      <w:r w:rsidRPr="00012A09">
        <w:rPr>
          <w:i/>
          <w:iCs/>
        </w:rPr>
        <w:t>Ecology</w:t>
      </w:r>
      <w:r w:rsidRPr="00012A09">
        <w:t xml:space="preserve">, </w:t>
      </w:r>
      <w:r w:rsidRPr="00012A09">
        <w:rPr>
          <w:i/>
          <w:iCs/>
        </w:rPr>
        <w:t>101</w:t>
      </w:r>
      <w:r w:rsidRPr="00012A09">
        <w:t>(12), e03181. https://doi.org/10.1002/ecy.3181</w:t>
      </w:r>
    </w:p>
    <w:p w14:paraId="08CEC37E" w14:textId="7DE4BF94" w:rsidR="006B4BAF" w:rsidRPr="00012A09" w:rsidRDefault="00012A09" w:rsidP="0033333D">
      <w:pPr>
        <w:pStyle w:val="Bibliographie1"/>
      </w:pPr>
      <w:r w:rsidRPr="00012A09">
        <w:t xml:space="preserve">Boots, M., &amp; Sasaki, A. (2002). Parasite‐Driven Extinction in Spatially Explicit Host‐Parasite Systems. </w:t>
      </w:r>
      <w:r w:rsidRPr="00012A09">
        <w:rPr>
          <w:i/>
          <w:iCs/>
        </w:rPr>
        <w:t>The American Naturalist</w:t>
      </w:r>
      <w:r w:rsidRPr="00012A09">
        <w:t xml:space="preserve">, </w:t>
      </w:r>
      <w:r w:rsidRPr="00012A09">
        <w:rPr>
          <w:i/>
          <w:iCs/>
        </w:rPr>
        <w:t>159</w:t>
      </w:r>
      <w:r w:rsidRPr="00012A09">
        <w:t>(6), 706</w:t>
      </w:r>
      <w:r w:rsidRPr="00012A09">
        <w:rPr>
          <w:rFonts w:ascii="Cambria Math" w:hAnsi="Cambria Math" w:cs="Cambria Math"/>
        </w:rPr>
        <w:t>‑</w:t>
      </w:r>
      <w:r w:rsidRPr="00012A09">
        <w:t>713. https://doi.org/10.1086/339996</w:t>
      </w:r>
    </w:p>
    <w:p w14:paraId="351B529E" w14:textId="77777777" w:rsidR="00012A09" w:rsidRPr="00012A09" w:rsidRDefault="00012A09" w:rsidP="006B4BAF">
      <w:pPr>
        <w:pStyle w:val="Bibliographie1"/>
      </w:pPr>
      <w:r w:rsidRPr="00012A09">
        <w:t xml:space="preserve">Buck, J. C., &amp; Lutterschmidt, W. I. (2017). Parasite abundance decreases with host density : Evidence of the encounter-dilution effect for a parasite with a complex life cycle. </w:t>
      </w:r>
      <w:r w:rsidRPr="00012A09">
        <w:rPr>
          <w:i/>
          <w:iCs/>
        </w:rPr>
        <w:t>Hydrobiologia</w:t>
      </w:r>
      <w:r w:rsidRPr="00012A09">
        <w:t xml:space="preserve">, </w:t>
      </w:r>
      <w:r w:rsidRPr="00012A09">
        <w:rPr>
          <w:i/>
          <w:iCs/>
        </w:rPr>
        <w:t>784</w:t>
      </w:r>
      <w:r w:rsidRPr="00012A09">
        <w:t>(1), 201</w:t>
      </w:r>
      <w:r w:rsidRPr="00012A09">
        <w:rPr>
          <w:rFonts w:ascii="Cambria Math" w:hAnsi="Cambria Math" w:cs="Cambria Math"/>
        </w:rPr>
        <w:t>‑</w:t>
      </w:r>
      <w:r w:rsidRPr="00012A09">
        <w:t>210. https://doi.org/10.1007/s10750-016-2874-8</w:t>
      </w:r>
    </w:p>
    <w:p w14:paraId="743D45D8" w14:textId="77777777" w:rsidR="00012A09" w:rsidRPr="00012A09" w:rsidRDefault="00012A09" w:rsidP="006B4BAF">
      <w:pPr>
        <w:pStyle w:val="Bibliographie1"/>
      </w:pPr>
      <w:r w:rsidRPr="00012A09">
        <w:t xml:space="preserve">Bush, A., Fernandez, J., Esch, G., &amp; Seed, J. (2001). Parasitism : The Diversity and Ecology of Animal Parasites. </w:t>
      </w:r>
      <w:r w:rsidRPr="00012A09">
        <w:rPr>
          <w:i/>
          <w:iCs/>
        </w:rPr>
        <w:t>Parasitology</w:t>
      </w:r>
      <w:r w:rsidRPr="00012A09">
        <w:t xml:space="preserve">, </w:t>
      </w:r>
      <w:r w:rsidRPr="00012A09">
        <w:rPr>
          <w:i/>
          <w:iCs/>
        </w:rPr>
        <w:t>123</w:t>
      </w:r>
      <w:r w:rsidRPr="00012A09">
        <w:t>.</w:t>
      </w:r>
    </w:p>
    <w:p w14:paraId="6DAD767D" w14:textId="77777777" w:rsidR="00012A09" w:rsidRPr="00012A09" w:rsidRDefault="00012A09" w:rsidP="006B4BAF">
      <w:pPr>
        <w:pStyle w:val="Bibliographie1"/>
      </w:pPr>
      <w:r w:rsidRPr="00012A09">
        <w:t xml:space="preserve">Byers, J. E., Blakeslee, A. M. H., Linder, E., Cooper, A. B., &amp; Maguire, T. J. (2008). Controls of Spatial Variation in the Prevalence of Trematode Parasites Infecting a Marine Snail. </w:t>
      </w:r>
      <w:r w:rsidRPr="00012A09">
        <w:rPr>
          <w:i/>
          <w:iCs/>
        </w:rPr>
        <w:t>Ecology</w:t>
      </w:r>
      <w:r w:rsidRPr="00012A09">
        <w:t xml:space="preserve">, </w:t>
      </w:r>
      <w:r w:rsidRPr="00012A09">
        <w:rPr>
          <w:i/>
          <w:iCs/>
        </w:rPr>
        <w:t>89</w:t>
      </w:r>
      <w:r w:rsidRPr="00012A09">
        <w:t>(2), 439</w:t>
      </w:r>
      <w:r w:rsidRPr="00012A09">
        <w:rPr>
          <w:rFonts w:ascii="Cambria Math" w:hAnsi="Cambria Math" w:cs="Cambria Math"/>
        </w:rPr>
        <w:t>‑</w:t>
      </w:r>
      <w:r w:rsidRPr="00012A09">
        <w:t>451. https://doi.org/10.1890/06-1036.1</w:t>
      </w:r>
    </w:p>
    <w:p w14:paraId="32A77F64" w14:textId="77777777" w:rsidR="00012A09" w:rsidRPr="00012A09" w:rsidRDefault="00012A09" w:rsidP="006B4BAF">
      <w:pPr>
        <w:pStyle w:val="Bibliographie1"/>
      </w:pPr>
      <w:r w:rsidRPr="00012A09">
        <w:t xml:space="preserve">Cable, J., Barber, I., Boag, B., Ellison, A. R., Morgan, E. R., Murray, K., Pascoe, E. L., Sait, S. M., Wilson, A. J., &amp; Booth, M. (2017). Global change, parasite transmission and disease control : Lessons from ecology. </w:t>
      </w:r>
      <w:r w:rsidRPr="00012A09">
        <w:rPr>
          <w:i/>
          <w:iCs/>
        </w:rPr>
        <w:t>Philosophical Transactions of the Royal Society B: Biological Sciences</w:t>
      </w:r>
      <w:r w:rsidRPr="00012A09">
        <w:t xml:space="preserve">, </w:t>
      </w:r>
      <w:r w:rsidRPr="00012A09">
        <w:rPr>
          <w:i/>
          <w:iCs/>
        </w:rPr>
        <w:t>372</w:t>
      </w:r>
      <w:r w:rsidRPr="00012A09">
        <w:t>(1719), 20160088. https://doi.org/10.1098/rstb.2016.0088</w:t>
      </w:r>
    </w:p>
    <w:p w14:paraId="5ECEDB0B" w14:textId="77777777" w:rsidR="00012A09" w:rsidRPr="00012A09" w:rsidRDefault="00012A09" w:rsidP="006B4BAF">
      <w:pPr>
        <w:pStyle w:val="Bibliographie1"/>
      </w:pPr>
      <w:r w:rsidRPr="00012A09">
        <w:t xml:space="preserve">Cairns, M., Ebersole, J., Baker, J., Jr, P., Lavigne, H., &amp; Davis, S. (2005). Influence of Summer Stream Temperatures on Black Spot Infestation of Juvenile Coho Salmon in the Oregon Coast Range. </w:t>
      </w:r>
      <w:r w:rsidRPr="00012A09">
        <w:rPr>
          <w:i/>
          <w:iCs/>
        </w:rPr>
        <w:t>Transactions of The American Fisheries Society - TRANS AMER FISH SOC</w:t>
      </w:r>
      <w:r w:rsidRPr="00012A09">
        <w:t xml:space="preserve">, </w:t>
      </w:r>
      <w:r w:rsidRPr="00012A09">
        <w:rPr>
          <w:i/>
          <w:iCs/>
        </w:rPr>
        <w:t>134</w:t>
      </w:r>
      <w:r w:rsidRPr="00012A09">
        <w:t>, 1471</w:t>
      </w:r>
      <w:r w:rsidRPr="00012A09">
        <w:rPr>
          <w:rFonts w:ascii="Cambria Math" w:hAnsi="Cambria Math" w:cs="Cambria Math"/>
        </w:rPr>
        <w:t>‑</w:t>
      </w:r>
      <w:r w:rsidRPr="00012A09">
        <w:t>1479. https://doi.org/10.1577/T04-151.1</w:t>
      </w:r>
    </w:p>
    <w:p w14:paraId="40B62C48" w14:textId="77777777" w:rsidR="00012A09" w:rsidRPr="00012A09" w:rsidRDefault="00012A09" w:rsidP="006B4BAF">
      <w:pPr>
        <w:pStyle w:val="Bibliographie1"/>
      </w:pPr>
      <w:r w:rsidRPr="00012A09">
        <w:t xml:space="preserve">Camp, J. W., Aho, J. M., &amp; Esch, G. W. (1982). A Long-Term Study on Various Aspects of the Population Biology of Ornithodiplostomum ptychocheilus in a South Carolina Cooling Reservoir. </w:t>
      </w:r>
      <w:r w:rsidRPr="00012A09">
        <w:rPr>
          <w:i/>
          <w:iCs/>
        </w:rPr>
        <w:t>The Journal of Parasitology</w:t>
      </w:r>
      <w:r w:rsidRPr="00012A09">
        <w:t xml:space="preserve">, </w:t>
      </w:r>
      <w:r w:rsidRPr="00012A09">
        <w:rPr>
          <w:i/>
          <w:iCs/>
        </w:rPr>
        <w:t>68</w:t>
      </w:r>
      <w:r w:rsidRPr="00012A09">
        <w:t>(4), 709</w:t>
      </w:r>
      <w:r w:rsidRPr="00012A09">
        <w:rPr>
          <w:rFonts w:ascii="Cambria Math" w:hAnsi="Cambria Math" w:cs="Cambria Math"/>
        </w:rPr>
        <w:t>‑</w:t>
      </w:r>
      <w:r w:rsidRPr="00012A09">
        <w:t>718. https://doi.org/10.2307/3280932</w:t>
      </w:r>
    </w:p>
    <w:p w14:paraId="27CDA697" w14:textId="77777777" w:rsidR="00012A09" w:rsidRPr="00012A09" w:rsidRDefault="00012A09" w:rsidP="006B4BAF">
      <w:pPr>
        <w:pStyle w:val="Bibliographie1"/>
      </w:pPr>
      <w:r w:rsidRPr="00012A09">
        <w:t xml:space="preserve">Cantrell, S., Cosner, C., &amp; Ruan, S. (Éds.). (2009). </w:t>
      </w:r>
      <w:r w:rsidRPr="00012A09">
        <w:rPr>
          <w:i/>
          <w:iCs/>
        </w:rPr>
        <w:t>Spatial Ecology</w:t>
      </w:r>
      <w:r w:rsidRPr="00012A09">
        <w:t>. Chapman and Hall/CRC. https://doi.org/10.1201/9781420059861</w:t>
      </w:r>
    </w:p>
    <w:p w14:paraId="177CBFEE" w14:textId="77777777" w:rsidR="00012A09" w:rsidRPr="00012A09" w:rsidRDefault="00012A09" w:rsidP="006B4BAF">
      <w:pPr>
        <w:pStyle w:val="Bibliographie1"/>
      </w:pPr>
      <w:r w:rsidRPr="00012A09">
        <w:t>Combes, C. (2001). Parasitism : The Ecology and Evolution of Intimate Interactions. University of Chicago Press.</w:t>
      </w:r>
    </w:p>
    <w:p w14:paraId="27DBD578" w14:textId="77777777" w:rsidR="00012A09" w:rsidRPr="00012A09" w:rsidRDefault="00012A09" w:rsidP="006B4BAF">
      <w:pPr>
        <w:pStyle w:val="Bibliographie1"/>
      </w:pPr>
      <w:r w:rsidRPr="00012A09">
        <w:t xml:space="preserve">Criscione, C. D., &amp; Blouin, M. S. (2004). Life cycles shape parasite evolution : Comparative population genetics of salmon trematodes. </w:t>
      </w:r>
      <w:r w:rsidRPr="00012A09">
        <w:rPr>
          <w:i/>
          <w:iCs/>
        </w:rPr>
        <w:t>Evolution; International Journal of Organic Evolution</w:t>
      </w:r>
      <w:r w:rsidRPr="00012A09">
        <w:t xml:space="preserve">, </w:t>
      </w:r>
      <w:r w:rsidRPr="00012A09">
        <w:rPr>
          <w:i/>
          <w:iCs/>
        </w:rPr>
        <w:t>58</w:t>
      </w:r>
      <w:r w:rsidRPr="00012A09">
        <w:t>(1), 198</w:t>
      </w:r>
      <w:r w:rsidRPr="00012A09">
        <w:rPr>
          <w:rFonts w:ascii="Cambria Math" w:hAnsi="Cambria Math" w:cs="Cambria Math"/>
        </w:rPr>
        <w:t>‑</w:t>
      </w:r>
      <w:r w:rsidRPr="00012A09">
        <w:t>202. https://doi.org/10.1111/j.0014-3820.2004.tb01587.x</w:t>
      </w:r>
    </w:p>
    <w:p w14:paraId="3799256D" w14:textId="77777777" w:rsidR="00012A09" w:rsidRPr="00012A09" w:rsidRDefault="00012A09" w:rsidP="006B4BAF">
      <w:pPr>
        <w:pStyle w:val="Bibliographie1"/>
      </w:pPr>
      <w:r w:rsidRPr="00012A09">
        <w:t xml:space="preserve">Curtis, M. (1995). The ecological parasitology of charrs : Relationships between parasites and food web structure in nothern lakes. </w:t>
      </w:r>
      <w:r w:rsidRPr="00012A09">
        <w:rPr>
          <w:i/>
          <w:iCs/>
        </w:rPr>
        <w:t>Nordic journal of freshwater research</w:t>
      </w:r>
      <w:r w:rsidRPr="00012A09">
        <w:t>.</w:t>
      </w:r>
    </w:p>
    <w:p w14:paraId="093D8F5B" w14:textId="77777777" w:rsidR="00012A09" w:rsidRPr="00012A09" w:rsidRDefault="00012A09" w:rsidP="006B4BAF">
      <w:pPr>
        <w:pStyle w:val="Bibliographie1"/>
      </w:pPr>
      <w:r w:rsidRPr="00012A09">
        <w:lastRenderedPageBreak/>
        <w:t xml:space="preserve">Dargent, F., Torres-Dowdall, J., Scott, M. E., Ramnarine, I., &amp; Fussmann, G. F. (2013). Can Mixed-Species Groups Reduce Individual Parasite Load? A Field Test with Two Closely Related Poeciliid Fishes (Poecilia reticulata and Poecilia picta). </w:t>
      </w:r>
      <w:r w:rsidRPr="00012A09">
        <w:rPr>
          <w:i/>
          <w:iCs/>
        </w:rPr>
        <w:t>PLoS ONE</w:t>
      </w:r>
      <w:r w:rsidRPr="00012A09">
        <w:t xml:space="preserve">, </w:t>
      </w:r>
      <w:r w:rsidRPr="00012A09">
        <w:rPr>
          <w:i/>
          <w:iCs/>
        </w:rPr>
        <w:t>8</w:t>
      </w:r>
      <w:r w:rsidRPr="00012A09">
        <w:t>(2), e56789. https://doi.org/10.1371/journal.pone.0056789</w:t>
      </w:r>
    </w:p>
    <w:p w14:paraId="19B157D9" w14:textId="77777777" w:rsidR="00012A09" w:rsidRPr="00012A09" w:rsidRDefault="00012A09" w:rsidP="006B4BAF">
      <w:pPr>
        <w:pStyle w:val="Bibliographie1"/>
      </w:pPr>
      <w:r w:rsidRPr="00012A09">
        <w:t xml:space="preserve">Darwall, W., Bremerich, V., De Wever, A., Dell, A. I., Freyhof, J., Gessner, M. O., Grossart, H.-P., Harrison, I., Irvine, K., Jähnig, S. C., Jeschke, J. M., Lee, J. J., Lu, C., Lewandowska, A. M., Monaghan, M. T., Nejstgaard, J. C., Patricio, H., Schmidt-Kloiber, A., Stuart, S. N., … Weyl, O. (2018). The Alliance for Freshwater Life : A global call to unite efforts for freshwater biodiversity science and conservation. </w:t>
      </w:r>
      <w:r w:rsidRPr="00012A09">
        <w:rPr>
          <w:i/>
          <w:iCs/>
        </w:rPr>
        <w:t>Aquatic Conservation: Marine and Freshwater Ecosystems</w:t>
      </w:r>
      <w:r w:rsidRPr="00012A09">
        <w:t xml:space="preserve">, </w:t>
      </w:r>
      <w:r w:rsidRPr="00012A09">
        <w:rPr>
          <w:i/>
          <w:iCs/>
        </w:rPr>
        <w:t>28</w:t>
      </w:r>
      <w:r w:rsidRPr="00012A09">
        <w:t>(4), 1015</w:t>
      </w:r>
      <w:r w:rsidRPr="00012A09">
        <w:rPr>
          <w:rFonts w:ascii="Cambria Math" w:hAnsi="Cambria Math" w:cs="Cambria Math"/>
        </w:rPr>
        <w:t>‑</w:t>
      </w:r>
      <w:r w:rsidRPr="00012A09">
        <w:t>1022. https://doi.org/10.1002/aqc.2958</w:t>
      </w:r>
    </w:p>
    <w:p w14:paraId="4383E5BE" w14:textId="77777777" w:rsidR="00012A09" w:rsidRPr="00012A09" w:rsidRDefault="00012A09" w:rsidP="006B4BAF">
      <w:pPr>
        <w:pStyle w:val="Bibliographie1"/>
      </w:pPr>
      <w:r w:rsidRPr="00012A09">
        <w:t xml:space="preserve">Davis, H. S. (1967). </w:t>
      </w:r>
      <w:r w:rsidRPr="00012A09">
        <w:rPr>
          <w:i/>
          <w:iCs/>
        </w:rPr>
        <w:t>Culture and Diseases of Game Fishes</w:t>
      </w:r>
      <w:r w:rsidRPr="00012A09">
        <w:t>. University of California Press.</w:t>
      </w:r>
    </w:p>
    <w:p w14:paraId="36116F8F" w14:textId="77777777" w:rsidR="00012A09" w:rsidRPr="00012A09" w:rsidRDefault="00012A09" w:rsidP="006B4BAF">
      <w:pPr>
        <w:pStyle w:val="Bibliographie1"/>
      </w:pPr>
      <w:r w:rsidRPr="00012A09">
        <w:t xml:space="preserve">Donnelly, F. A., Appleton, C. C., &amp; Schutte, C. H. J. (1984). The influence of salinity on the cercariae of three species of Schistosoma. </w:t>
      </w:r>
      <w:r w:rsidRPr="00012A09">
        <w:rPr>
          <w:i/>
          <w:iCs/>
        </w:rPr>
        <w:t>International Journal for Parasitology</w:t>
      </w:r>
      <w:r w:rsidRPr="00012A09">
        <w:t xml:space="preserve">, </w:t>
      </w:r>
      <w:r w:rsidRPr="00012A09">
        <w:rPr>
          <w:i/>
          <w:iCs/>
        </w:rPr>
        <w:t>14</w:t>
      </w:r>
      <w:r w:rsidRPr="00012A09">
        <w:t>(1), 13</w:t>
      </w:r>
      <w:r w:rsidRPr="00012A09">
        <w:rPr>
          <w:rFonts w:ascii="Cambria Math" w:hAnsi="Cambria Math" w:cs="Cambria Math"/>
        </w:rPr>
        <w:t>‑</w:t>
      </w:r>
      <w:r w:rsidRPr="00012A09">
        <w:t>21. https://doi.org/10.1016/0020-7519(84)90005-5</w:t>
      </w:r>
    </w:p>
    <w:p w14:paraId="55F18A01" w14:textId="77777777" w:rsidR="00012A09" w:rsidRPr="00F31E3D" w:rsidRDefault="00012A09" w:rsidP="006B4BAF">
      <w:pPr>
        <w:pStyle w:val="Bibliographie1"/>
        <w:rPr>
          <w:lang w:val="fr-CA"/>
        </w:rPr>
      </w:pPr>
      <w:r w:rsidRPr="00012A09">
        <w:t xml:space="preserve">Duarte, C. M., &amp; Kalff, J. (1989). The influence of catchment geology and lake depth on phytoplankton biomass. </w:t>
      </w:r>
      <w:r w:rsidRPr="00F31E3D">
        <w:rPr>
          <w:i/>
          <w:iCs/>
          <w:lang w:val="fr-CA"/>
        </w:rPr>
        <w:t>Archiv Für Hydrobiologie</w:t>
      </w:r>
      <w:r w:rsidRPr="00F31E3D">
        <w:rPr>
          <w:lang w:val="fr-CA"/>
        </w:rPr>
        <w:t>, 27</w:t>
      </w:r>
      <w:r w:rsidRPr="00F31E3D">
        <w:rPr>
          <w:rFonts w:ascii="Cambria Math" w:hAnsi="Cambria Math" w:cs="Cambria Math"/>
          <w:lang w:val="fr-CA"/>
        </w:rPr>
        <w:t>‑</w:t>
      </w:r>
      <w:r w:rsidRPr="00F31E3D">
        <w:rPr>
          <w:lang w:val="fr-CA"/>
        </w:rPr>
        <w:t>40. https://doi.org/10.1127/archiv-hydrobiol/115/1989/27</w:t>
      </w:r>
    </w:p>
    <w:p w14:paraId="2E482606" w14:textId="77777777" w:rsidR="00012A09" w:rsidRPr="00012A09" w:rsidRDefault="00012A09" w:rsidP="006B4BAF">
      <w:pPr>
        <w:pStyle w:val="Bibliographie1"/>
      </w:pPr>
      <w:r w:rsidRPr="00F31E3D">
        <w:rPr>
          <w:lang w:val="fr-CA"/>
        </w:rPr>
        <w:t xml:space="preserve">Dudgeon, D. (2019). </w:t>
      </w:r>
      <w:r w:rsidRPr="00012A09">
        <w:t xml:space="preserve">Multiple threats imperil freshwater biodiversity in the Anthropocene. </w:t>
      </w:r>
      <w:r w:rsidRPr="00012A09">
        <w:rPr>
          <w:i/>
          <w:iCs/>
        </w:rPr>
        <w:t>Current Biology</w:t>
      </w:r>
      <w:r w:rsidRPr="00012A09">
        <w:t xml:space="preserve">, </w:t>
      </w:r>
      <w:r w:rsidRPr="00012A09">
        <w:rPr>
          <w:i/>
          <w:iCs/>
        </w:rPr>
        <w:t>29</w:t>
      </w:r>
      <w:r w:rsidRPr="00012A09">
        <w:t>(19), R960</w:t>
      </w:r>
      <w:r w:rsidRPr="00012A09">
        <w:rPr>
          <w:rFonts w:ascii="Cambria Math" w:hAnsi="Cambria Math" w:cs="Cambria Math"/>
        </w:rPr>
        <w:t>‑</w:t>
      </w:r>
      <w:r w:rsidRPr="00012A09">
        <w:t>R967. https://doi.org/10.1016/j.cub.2019.08.002</w:t>
      </w:r>
    </w:p>
    <w:p w14:paraId="20E78FF8" w14:textId="77777777" w:rsidR="00012A09" w:rsidRPr="00012A09" w:rsidRDefault="00012A09" w:rsidP="006B4BAF">
      <w:pPr>
        <w:pStyle w:val="Bibliographie1"/>
      </w:pPr>
      <w:r w:rsidRPr="00012A09">
        <w:t xml:space="preserve">Dudgeon, D., Arthington, A. H., Gessner, M. O., Kawabata, Z.-I., Knowler, D. J., Lévêque, C., Naiman, R. J., Prieur-Richard, A.-H., Soto, D., Stiassny, M. L. J., &amp; Sullivan, C. A. (2006). Freshwater biodiversity : Importance, threats, status and conservation challenges. </w:t>
      </w:r>
      <w:r w:rsidRPr="00012A09">
        <w:rPr>
          <w:i/>
          <w:iCs/>
        </w:rPr>
        <w:t>Biological Reviews</w:t>
      </w:r>
      <w:r w:rsidRPr="00012A09">
        <w:t xml:space="preserve">, </w:t>
      </w:r>
      <w:r w:rsidRPr="00012A09">
        <w:rPr>
          <w:i/>
          <w:iCs/>
        </w:rPr>
        <w:t>81</w:t>
      </w:r>
      <w:r w:rsidRPr="00012A09">
        <w:t>(02), 163. https://doi.org/10.1017/S1464793105006950</w:t>
      </w:r>
    </w:p>
    <w:p w14:paraId="6E8AE420" w14:textId="77777777" w:rsidR="00012A09" w:rsidRPr="00F31E3D" w:rsidRDefault="00012A09" w:rsidP="006B4BAF">
      <w:pPr>
        <w:pStyle w:val="Bibliographie1"/>
        <w:rPr>
          <w:lang w:val="fr-CA"/>
        </w:rPr>
      </w:pPr>
      <w:r w:rsidRPr="00012A09">
        <w:t xml:space="preserve">Duflot, M., Cresson, P., Julien, M., Chartier, L., Bourgau, O., Palomba, M., Mattiucci, S., Midelet, G., &amp; Gay, M. (2023). Black spot diseases in seven commercial fish species from the English Channel and the North Sea : Infestation levels, identification and population genetics of Cryptocotyle spp. </w:t>
      </w:r>
      <w:r w:rsidRPr="00F31E3D">
        <w:rPr>
          <w:i/>
          <w:iCs/>
          <w:lang w:val="fr-CA"/>
        </w:rPr>
        <w:t>Parasite</w:t>
      </w:r>
      <w:r w:rsidRPr="00F31E3D">
        <w:rPr>
          <w:lang w:val="fr-CA"/>
        </w:rPr>
        <w:t xml:space="preserve">, </w:t>
      </w:r>
      <w:r w:rsidRPr="00F31E3D">
        <w:rPr>
          <w:i/>
          <w:iCs/>
          <w:lang w:val="fr-CA"/>
        </w:rPr>
        <w:t>30</w:t>
      </w:r>
      <w:r w:rsidRPr="00F31E3D">
        <w:rPr>
          <w:lang w:val="fr-CA"/>
        </w:rPr>
        <w:t>, 28. https://doi.org/10.1051/parasite/2023028</w:t>
      </w:r>
    </w:p>
    <w:p w14:paraId="615E80F5" w14:textId="77777777" w:rsidR="00012A09" w:rsidRPr="00012A09" w:rsidRDefault="00012A09" w:rsidP="006B4BAF">
      <w:pPr>
        <w:pStyle w:val="Bibliographie1"/>
      </w:pPr>
      <w:r w:rsidRPr="00F31E3D">
        <w:rPr>
          <w:lang w:val="fr-CA"/>
        </w:rPr>
        <w:t xml:space="preserve">Dugatkin, L. A., FitzGerald, G. J., &amp; Lavoie, J. (1994). </w:t>
      </w:r>
      <w:r w:rsidRPr="00012A09">
        <w:t xml:space="preserve">Juvenile three-spined sticklebacks avoid parasitized conspecifics. </w:t>
      </w:r>
      <w:r w:rsidRPr="00012A09">
        <w:rPr>
          <w:i/>
          <w:iCs/>
        </w:rPr>
        <w:t>Environmental Biology of Fishes</w:t>
      </w:r>
      <w:r w:rsidRPr="00012A09">
        <w:t xml:space="preserve">, </w:t>
      </w:r>
      <w:r w:rsidRPr="00012A09">
        <w:rPr>
          <w:i/>
          <w:iCs/>
        </w:rPr>
        <w:t>39</w:t>
      </w:r>
      <w:r w:rsidRPr="00012A09">
        <w:t>(2), 215</w:t>
      </w:r>
      <w:r w:rsidRPr="00012A09">
        <w:rPr>
          <w:rFonts w:ascii="Cambria Math" w:hAnsi="Cambria Math" w:cs="Cambria Math"/>
        </w:rPr>
        <w:t>‑</w:t>
      </w:r>
      <w:r w:rsidRPr="00012A09">
        <w:t>218. https://doi.org/10.1007/BF00004940</w:t>
      </w:r>
    </w:p>
    <w:p w14:paraId="01860F0C" w14:textId="77777777" w:rsidR="00012A09" w:rsidRPr="00012A09" w:rsidRDefault="00012A09" w:rsidP="006B4BAF">
      <w:pPr>
        <w:pStyle w:val="Bibliographie1"/>
      </w:pPr>
      <w:r w:rsidRPr="00012A09">
        <w:t xml:space="preserve">Elmer, F., Kohl, Z. F., Johnson, P. T. J., &amp; Peachey, R. B. J. (2019). Black spot syndrome in reef fishes : Using archival imagery and field surveys to characterize spatial and temporal distribution in the Caribbean. </w:t>
      </w:r>
      <w:r w:rsidRPr="00012A09">
        <w:rPr>
          <w:i/>
          <w:iCs/>
        </w:rPr>
        <w:t>Coral Reefs</w:t>
      </w:r>
      <w:r w:rsidRPr="00012A09">
        <w:t xml:space="preserve">, </w:t>
      </w:r>
      <w:r w:rsidRPr="00012A09">
        <w:rPr>
          <w:i/>
          <w:iCs/>
        </w:rPr>
        <w:t>38</w:t>
      </w:r>
      <w:r w:rsidRPr="00012A09">
        <w:t>(6), 1303</w:t>
      </w:r>
      <w:r w:rsidRPr="00012A09">
        <w:rPr>
          <w:rFonts w:ascii="Cambria Math" w:hAnsi="Cambria Math" w:cs="Cambria Math"/>
        </w:rPr>
        <w:t>‑</w:t>
      </w:r>
      <w:r w:rsidRPr="00012A09">
        <w:t>1315. https://doi.org/10.1007/s00338-019-01843-3</w:t>
      </w:r>
    </w:p>
    <w:p w14:paraId="0EFC033F" w14:textId="77777777" w:rsidR="00012A09" w:rsidRPr="00012A09" w:rsidRDefault="00012A09" w:rsidP="006B4BAF">
      <w:pPr>
        <w:pStyle w:val="Bibliographie1"/>
      </w:pPr>
      <w:r w:rsidRPr="00012A09">
        <w:lastRenderedPageBreak/>
        <w:t xml:space="preserve">Faltýnková, A., Valtonen, E. T., &amp; Karvonen, A. (2008). Spatial and temporal structure of the trematode component community in Valvata macrostoma (Gastropoda, Prosobranchia). </w:t>
      </w:r>
      <w:r w:rsidRPr="00012A09">
        <w:rPr>
          <w:i/>
          <w:iCs/>
        </w:rPr>
        <w:t>Parasitology</w:t>
      </w:r>
      <w:r w:rsidRPr="00012A09">
        <w:t xml:space="preserve">, </w:t>
      </w:r>
      <w:r w:rsidRPr="00012A09">
        <w:rPr>
          <w:i/>
          <w:iCs/>
        </w:rPr>
        <w:t>135</w:t>
      </w:r>
      <w:r w:rsidRPr="00012A09">
        <w:t>(14), 1691</w:t>
      </w:r>
      <w:r w:rsidRPr="00012A09">
        <w:rPr>
          <w:rFonts w:ascii="Cambria Math" w:hAnsi="Cambria Math" w:cs="Cambria Math"/>
        </w:rPr>
        <w:t>‑</w:t>
      </w:r>
      <w:r w:rsidRPr="00012A09">
        <w:t>1699. https://doi.org/10.1017/S0031182008005027</w:t>
      </w:r>
    </w:p>
    <w:p w14:paraId="75155117" w14:textId="77777777" w:rsidR="00012A09" w:rsidRPr="00012A09" w:rsidRDefault="00012A09" w:rsidP="006B4BAF">
      <w:pPr>
        <w:pStyle w:val="Bibliographie1"/>
      </w:pPr>
      <w:r w:rsidRPr="00012A09">
        <w:t xml:space="preserve">Ferrara, A. M., &amp; Cook, S. B. (1998). Comparison of Black-Spot Disease Metapopulations in the Central Stonerollers of Two Warm-Water Streams. </w:t>
      </w:r>
      <w:r w:rsidRPr="00012A09">
        <w:rPr>
          <w:i/>
          <w:iCs/>
        </w:rPr>
        <w:t>Journal of Freshwater Ecology</w:t>
      </w:r>
      <w:r w:rsidRPr="00012A09">
        <w:t xml:space="preserve">, </w:t>
      </w:r>
      <w:r w:rsidRPr="00012A09">
        <w:rPr>
          <w:i/>
          <w:iCs/>
        </w:rPr>
        <w:t>13</w:t>
      </w:r>
      <w:r w:rsidRPr="00012A09">
        <w:t>(3), 299</w:t>
      </w:r>
      <w:r w:rsidRPr="00012A09">
        <w:rPr>
          <w:rFonts w:ascii="Cambria Math" w:hAnsi="Cambria Math" w:cs="Cambria Math"/>
        </w:rPr>
        <w:t>‑</w:t>
      </w:r>
      <w:r w:rsidRPr="00012A09">
        <w:t>305. https://doi.org/10.1080/02705060.1998.9663622</w:t>
      </w:r>
    </w:p>
    <w:p w14:paraId="4DD4D674" w14:textId="77777777" w:rsidR="00012A09" w:rsidRPr="00012A09" w:rsidRDefault="00012A09" w:rsidP="006B4BAF">
      <w:pPr>
        <w:pStyle w:val="Bibliographie1"/>
      </w:pPr>
      <w:r w:rsidRPr="00012A09">
        <w:t xml:space="preserve">Filion, A., Rainville, V., Pépino, M., Bertolo, A., &amp; Magnan, P. (2019). Alternative host identity and lake morphometry drive trematode transmission in brook charr. </w:t>
      </w:r>
      <w:r w:rsidRPr="00012A09">
        <w:rPr>
          <w:i/>
          <w:iCs/>
        </w:rPr>
        <w:t>Oecologia</w:t>
      </w:r>
      <w:r w:rsidRPr="00012A09">
        <w:t xml:space="preserve">, </w:t>
      </w:r>
      <w:r w:rsidRPr="00012A09">
        <w:rPr>
          <w:i/>
          <w:iCs/>
        </w:rPr>
        <w:t>190</w:t>
      </w:r>
      <w:r w:rsidRPr="00012A09">
        <w:t>(4), 879</w:t>
      </w:r>
      <w:r w:rsidRPr="00012A09">
        <w:rPr>
          <w:rFonts w:ascii="Cambria Math" w:hAnsi="Cambria Math" w:cs="Cambria Math"/>
        </w:rPr>
        <w:t>‑</w:t>
      </w:r>
      <w:r w:rsidRPr="00012A09">
        <w:t>889. https://doi.org/10.1007/s00442-019-04447-4</w:t>
      </w:r>
    </w:p>
    <w:p w14:paraId="7934025E" w14:textId="77777777" w:rsidR="00012A09" w:rsidRPr="00012A09" w:rsidRDefault="00012A09" w:rsidP="006B4BAF">
      <w:pPr>
        <w:pStyle w:val="Bibliographie1"/>
      </w:pPr>
      <w:r w:rsidRPr="00012A09">
        <w:t xml:space="preserve">Fischhoff, I. R., Huang, T., Hamilton, S. K., Han, B. A., LaDeau, S. L., Ostfeld, R. S., Rosi, E. J., &amp; Solomon, C. T. (2020). Parasite and pathogen effects on ecosystem processes : A quantitative review. </w:t>
      </w:r>
      <w:r w:rsidRPr="00012A09">
        <w:rPr>
          <w:i/>
          <w:iCs/>
        </w:rPr>
        <w:t>Ecosphere</w:t>
      </w:r>
      <w:r w:rsidRPr="00012A09">
        <w:t xml:space="preserve">, </w:t>
      </w:r>
      <w:r w:rsidRPr="00012A09">
        <w:rPr>
          <w:i/>
          <w:iCs/>
        </w:rPr>
        <w:t>11</w:t>
      </w:r>
      <w:r w:rsidRPr="00012A09">
        <w:t>(5), e03057. https://doi.org/10.1002/ecs2.3057</w:t>
      </w:r>
    </w:p>
    <w:p w14:paraId="5B4BD55F" w14:textId="77777777" w:rsidR="00012A09" w:rsidRPr="00012A09" w:rsidRDefault="00012A09" w:rsidP="006B4BAF">
      <w:pPr>
        <w:pStyle w:val="Bibliographie1"/>
      </w:pPr>
      <w:r w:rsidRPr="00012A09">
        <w:t xml:space="preserve">Fischthal, J. H. (1949). The over-wintering of black grubs and yellow grubs in fish. </w:t>
      </w:r>
      <w:r w:rsidRPr="00012A09">
        <w:rPr>
          <w:i/>
          <w:iCs/>
        </w:rPr>
        <w:t>Journal of Parasitology</w:t>
      </w:r>
      <w:r w:rsidRPr="00012A09">
        <w:t xml:space="preserve">, </w:t>
      </w:r>
      <w:r w:rsidRPr="00012A09">
        <w:rPr>
          <w:i/>
          <w:iCs/>
        </w:rPr>
        <w:t>35</w:t>
      </w:r>
      <w:r w:rsidRPr="00012A09">
        <w:t>(2), 191</w:t>
      </w:r>
      <w:r w:rsidRPr="00012A09">
        <w:rPr>
          <w:rFonts w:ascii="Cambria Math" w:hAnsi="Cambria Math" w:cs="Cambria Math"/>
        </w:rPr>
        <w:t>‑</w:t>
      </w:r>
      <w:r w:rsidRPr="00012A09">
        <w:t>192.</w:t>
      </w:r>
    </w:p>
    <w:p w14:paraId="074575B5" w14:textId="77777777" w:rsidR="00012A09" w:rsidRPr="00012A09" w:rsidRDefault="00012A09" w:rsidP="006B4BAF">
      <w:pPr>
        <w:pStyle w:val="Bibliographie1"/>
      </w:pPr>
      <w:r w:rsidRPr="00012A09">
        <w:t xml:space="preserve">Fletcher, R., &amp; Fortin, M.-J. (2018). </w:t>
      </w:r>
      <w:r w:rsidRPr="00012A09">
        <w:rPr>
          <w:i/>
          <w:iCs/>
        </w:rPr>
        <w:t>Spatial ecology and conservation modeling : Applications with R</w:t>
      </w:r>
      <w:r w:rsidRPr="00012A09">
        <w:t xml:space="preserve"> (1</w:t>
      </w:r>
      <w:r w:rsidRPr="00012A09">
        <w:rPr>
          <w:rFonts w:ascii="Cambria Math" w:hAnsi="Cambria Math" w:cs="Cambria Math"/>
        </w:rPr>
        <w:t>‑</w:t>
      </w:r>
      <w:r w:rsidRPr="00012A09">
        <w:t>1 online resource (xviii, 523 pages) : illustrations (some color)). Springer. https://search.ebscohost.com/login.aspx?direct=true&amp;scope=site&amp;db=nlebk&amp;db=nlabk&amp;AN=2544672</w:t>
      </w:r>
    </w:p>
    <w:p w14:paraId="0EC14C37" w14:textId="77777777" w:rsidR="00012A09" w:rsidRPr="00012A09" w:rsidRDefault="00012A09" w:rsidP="006B4BAF">
      <w:pPr>
        <w:pStyle w:val="Bibliographie1"/>
      </w:pPr>
      <w:r w:rsidRPr="00012A09">
        <w:t xml:space="preserve">Ford, D. M., Nollen, P. M., &amp; Romano, M. A. (1998). The effects of salinity, pH and temperature on the half-life and longevity of Echinostoma caproni miracidia. </w:t>
      </w:r>
      <w:r w:rsidRPr="00012A09">
        <w:rPr>
          <w:i/>
          <w:iCs/>
        </w:rPr>
        <w:t>Journal of Helminthology</w:t>
      </w:r>
      <w:r w:rsidRPr="00012A09">
        <w:t xml:space="preserve">, </w:t>
      </w:r>
      <w:r w:rsidRPr="00012A09">
        <w:rPr>
          <w:i/>
          <w:iCs/>
        </w:rPr>
        <w:t>72</w:t>
      </w:r>
      <w:r w:rsidRPr="00012A09">
        <w:t>(4), 325</w:t>
      </w:r>
      <w:r w:rsidRPr="00012A09">
        <w:rPr>
          <w:rFonts w:ascii="Cambria Math" w:hAnsi="Cambria Math" w:cs="Cambria Math"/>
        </w:rPr>
        <w:t>‑</w:t>
      </w:r>
      <w:r w:rsidRPr="00012A09">
        <w:t>330. https://doi.org/10.1017/s0022149x00016680</w:t>
      </w:r>
    </w:p>
    <w:p w14:paraId="28959AF2" w14:textId="77777777" w:rsidR="00012A09" w:rsidRPr="00012A09" w:rsidRDefault="00012A09" w:rsidP="006B4BAF">
      <w:pPr>
        <w:pStyle w:val="Bibliographie1"/>
      </w:pPr>
      <w:r w:rsidRPr="00012A09">
        <w:t xml:space="preserve">Frainer, A., Jabiol, J., Gessner, M. O., Bruder, A., Chauvet, E., &amp; McKie, B. G. (2016). Stoichiometric imbalances between detritus and detritivores are related to shifts in ecosystem functioning. </w:t>
      </w:r>
      <w:r w:rsidRPr="00012A09">
        <w:rPr>
          <w:i/>
          <w:iCs/>
        </w:rPr>
        <w:t>Oikos</w:t>
      </w:r>
      <w:r w:rsidRPr="00012A09">
        <w:t xml:space="preserve">, </w:t>
      </w:r>
      <w:r w:rsidRPr="00012A09">
        <w:rPr>
          <w:i/>
          <w:iCs/>
        </w:rPr>
        <w:t>125</w:t>
      </w:r>
      <w:r w:rsidRPr="00012A09">
        <w:t>(6), 861</w:t>
      </w:r>
      <w:r w:rsidRPr="00012A09">
        <w:rPr>
          <w:rFonts w:ascii="Cambria Math" w:hAnsi="Cambria Math" w:cs="Cambria Math"/>
        </w:rPr>
        <w:t>‑</w:t>
      </w:r>
      <w:r w:rsidRPr="00012A09">
        <w:t>871. https://doi.org/10.1111/oik.02687</w:t>
      </w:r>
    </w:p>
    <w:p w14:paraId="0E65FBE7" w14:textId="77777777" w:rsidR="00012A09" w:rsidRPr="00012A09" w:rsidRDefault="00012A09" w:rsidP="006B4BAF">
      <w:pPr>
        <w:pStyle w:val="Bibliographie1"/>
      </w:pPr>
      <w:r w:rsidRPr="00012A09">
        <w:t>Gleick, P. H. (1993). Water in Crisis : A Guide to the World’s Fresh Water Resources. Oxford University Press.</w:t>
      </w:r>
    </w:p>
    <w:p w14:paraId="797D730E" w14:textId="77777777" w:rsidR="00012A09" w:rsidRPr="00012A09" w:rsidRDefault="00012A09" w:rsidP="006B4BAF">
      <w:pPr>
        <w:pStyle w:val="Bibliographie1"/>
      </w:pPr>
      <w:r w:rsidRPr="00012A09">
        <w:t xml:space="preserve">Grutter, A. S. (1998). Habitat-related differences in the abundance of parasites from a coral reef fish : An indication of the movement patterns of Hemigymnus melapterus. </w:t>
      </w:r>
      <w:r w:rsidRPr="00012A09">
        <w:rPr>
          <w:i/>
          <w:iCs/>
        </w:rPr>
        <w:t>Journal of Fish Biology</w:t>
      </w:r>
      <w:r w:rsidRPr="00012A09">
        <w:t xml:space="preserve">, </w:t>
      </w:r>
      <w:r w:rsidRPr="00012A09">
        <w:rPr>
          <w:i/>
          <w:iCs/>
        </w:rPr>
        <w:t>53</w:t>
      </w:r>
      <w:r w:rsidRPr="00012A09">
        <w:t>(1), 49</w:t>
      </w:r>
      <w:r w:rsidRPr="00012A09">
        <w:rPr>
          <w:rFonts w:ascii="Cambria Math" w:hAnsi="Cambria Math" w:cs="Cambria Math"/>
        </w:rPr>
        <w:t>‑</w:t>
      </w:r>
      <w:r w:rsidRPr="00012A09">
        <w:t>57. https://doi.org/10.1111/j.1095-8649.1998.tb00108.x</w:t>
      </w:r>
    </w:p>
    <w:p w14:paraId="5CB3CB62" w14:textId="77777777" w:rsidR="00012A09" w:rsidRPr="00012A09" w:rsidRDefault="00012A09" w:rsidP="006B4BAF">
      <w:pPr>
        <w:pStyle w:val="Bibliographie1"/>
      </w:pPr>
      <w:r w:rsidRPr="00012A09">
        <w:t xml:space="preserve">Hallett, S. L., &amp; Bartholomew, J. L. (2008). Effects of water flow on the infection dynamics of Myxobolus cerebralis. </w:t>
      </w:r>
      <w:r w:rsidRPr="00012A09">
        <w:rPr>
          <w:i/>
          <w:iCs/>
        </w:rPr>
        <w:t>Parasitology</w:t>
      </w:r>
      <w:r w:rsidRPr="00012A09">
        <w:t xml:space="preserve">, </w:t>
      </w:r>
      <w:r w:rsidRPr="00012A09">
        <w:rPr>
          <w:i/>
          <w:iCs/>
        </w:rPr>
        <w:t>135</w:t>
      </w:r>
      <w:r w:rsidRPr="00012A09">
        <w:t>(3), 371</w:t>
      </w:r>
      <w:r w:rsidRPr="00012A09">
        <w:rPr>
          <w:rFonts w:ascii="Cambria Math" w:hAnsi="Cambria Math" w:cs="Cambria Math"/>
        </w:rPr>
        <w:t>‑</w:t>
      </w:r>
      <w:r w:rsidRPr="00012A09">
        <w:t>384. https://doi.org/10.1017/S0031182007003976</w:t>
      </w:r>
    </w:p>
    <w:p w14:paraId="788E4CA2" w14:textId="77777777" w:rsidR="00012A09" w:rsidRPr="00012A09" w:rsidRDefault="00012A09" w:rsidP="006B4BAF">
      <w:pPr>
        <w:pStyle w:val="Bibliographie1"/>
      </w:pPr>
      <w:r w:rsidRPr="00012A09">
        <w:t xml:space="preserve">Happel, A. (2019). A volunteer-populated online database provides evidence for a geographic pattern in symptoms of black spot infections. </w:t>
      </w:r>
      <w:r w:rsidRPr="00012A09">
        <w:rPr>
          <w:i/>
          <w:iCs/>
        </w:rPr>
        <w:t>International Journal for Parasitology: Parasites and Wildlife</w:t>
      </w:r>
      <w:r w:rsidRPr="00012A09">
        <w:t xml:space="preserve">, </w:t>
      </w:r>
      <w:r w:rsidRPr="00012A09">
        <w:rPr>
          <w:i/>
          <w:iCs/>
        </w:rPr>
        <w:t>10</w:t>
      </w:r>
      <w:r w:rsidRPr="00012A09">
        <w:t>, 156</w:t>
      </w:r>
      <w:r w:rsidRPr="00012A09">
        <w:rPr>
          <w:rFonts w:ascii="Cambria Math" w:hAnsi="Cambria Math" w:cs="Cambria Math"/>
        </w:rPr>
        <w:t>‑</w:t>
      </w:r>
      <w:r w:rsidRPr="00012A09">
        <w:t>163. https://doi.org/10.1016/j.ijppaw.2019.08.003</w:t>
      </w:r>
    </w:p>
    <w:p w14:paraId="061EE17C" w14:textId="77777777" w:rsidR="00012A09" w:rsidRPr="00012A09" w:rsidRDefault="00012A09" w:rsidP="006B4BAF">
      <w:pPr>
        <w:pStyle w:val="Bibliographie1"/>
      </w:pPr>
      <w:r w:rsidRPr="00012A09">
        <w:lastRenderedPageBreak/>
        <w:t xml:space="preserve">Harrison, E. J., &amp; Hadley, W. F. (1982). Possible effects of black-spot disease on northern pike. </w:t>
      </w:r>
      <w:r w:rsidRPr="00012A09">
        <w:rPr>
          <w:i/>
          <w:iCs/>
        </w:rPr>
        <w:t>Transactions of the American Fisheries Society</w:t>
      </w:r>
      <w:r w:rsidRPr="00012A09">
        <w:t xml:space="preserve">, </w:t>
      </w:r>
      <w:r w:rsidRPr="00012A09">
        <w:rPr>
          <w:i/>
          <w:iCs/>
        </w:rPr>
        <w:t>1111</w:t>
      </w:r>
      <w:r w:rsidRPr="00012A09">
        <w:t>, 106</w:t>
      </w:r>
      <w:r w:rsidRPr="00012A09">
        <w:rPr>
          <w:rFonts w:ascii="Cambria Math" w:hAnsi="Cambria Math" w:cs="Cambria Math"/>
        </w:rPr>
        <w:t>‑</w:t>
      </w:r>
      <w:r w:rsidRPr="00012A09">
        <w:t>109. https://doi.org/10.1577/1548-8659(1982)111&lt;106:peobdo&gt;2.0.co;2</w:t>
      </w:r>
    </w:p>
    <w:p w14:paraId="69BD0479" w14:textId="77777777" w:rsidR="00012A09" w:rsidRPr="00012A09" w:rsidRDefault="00012A09" w:rsidP="006B4BAF">
      <w:pPr>
        <w:pStyle w:val="Bibliographie1"/>
      </w:pPr>
      <w:r w:rsidRPr="00012A09">
        <w:t xml:space="preserve">Hartmann, J., &amp; Nümann, W. (1977). Percids of Lake Constance, a Lake Undergoing Eutrophication. </w:t>
      </w:r>
      <w:r w:rsidRPr="00012A09">
        <w:rPr>
          <w:i/>
          <w:iCs/>
        </w:rPr>
        <w:t>Journal of the Fisheries Research Board of Canada</w:t>
      </w:r>
      <w:r w:rsidRPr="00012A09">
        <w:t xml:space="preserve">, </w:t>
      </w:r>
      <w:r w:rsidRPr="00012A09">
        <w:rPr>
          <w:i/>
          <w:iCs/>
        </w:rPr>
        <w:t>34</w:t>
      </w:r>
      <w:r w:rsidRPr="00012A09">
        <w:t>(10), 1670</w:t>
      </w:r>
      <w:r w:rsidRPr="00012A09">
        <w:rPr>
          <w:rFonts w:ascii="Cambria Math" w:hAnsi="Cambria Math" w:cs="Cambria Math"/>
        </w:rPr>
        <w:t>‑</w:t>
      </w:r>
      <w:r w:rsidRPr="00012A09">
        <w:t>1677. https://doi.org/10.1139/f77-231</w:t>
      </w:r>
    </w:p>
    <w:p w14:paraId="1361792A" w14:textId="77777777" w:rsidR="00012A09" w:rsidRPr="00012A09" w:rsidRDefault="00012A09" w:rsidP="006B4BAF">
      <w:pPr>
        <w:pStyle w:val="Bibliographie1"/>
      </w:pPr>
      <w:r w:rsidRPr="00012A09">
        <w:t xml:space="preserve">Hechinger, R. F., &amp; Lafferty, K. D. (2005). Host diversity begets parasite diversity : Bird final hosts and trematodes in snail intermediate hosts. </w:t>
      </w:r>
      <w:r w:rsidRPr="00012A09">
        <w:rPr>
          <w:i/>
          <w:iCs/>
        </w:rPr>
        <w:t>Proceedings of the Royal Society B: Biological Sciences</w:t>
      </w:r>
      <w:r w:rsidRPr="00012A09">
        <w:t xml:space="preserve">, </w:t>
      </w:r>
      <w:r w:rsidRPr="00012A09">
        <w:rPr>
          <w:i/>
          <w:iCs/>
        </w:rPr>
        <w:t>272</w:t>
      </w:r>
      <w:r w:rsidRPr="00012A09">
        <w:t>(1567), 1059</w:t>
      </w:r>
      <w:r w:rsidRPr="00012A09">
        <w:rPr>
          <w:rFonts w:ascii="Cambria Math" w:hAnsi="Cambria Math" w:cs="Cambria Math"/>
        </w:rPr>
        <w:t>‑</w:t>
      </w:r>
      <w:r w:rsidRPr="00012A09">
        <w:t>1066. https://doi.org/10.1098/rspb.2005.3070</w:t>
      </w:r>
    </w:p>
    <w:p w14:paraId="1D72069E" w14:textId="77777777" w:rsidR="00012A09" w:rsidRPr="00012A09" w:rsidRDefault="00012A09" w:rsidP="006B4BAF">
      <w:pPr>
        <w:pStyle w:val="Bibliographie1"/>
      </w:pPr>
      <w:r w:rsidRPr="00012A09">
        <w:t xml:space="preserve">Hoffman, G. L. (1956). The Life Cycle of Crassiphiala bulboglossa (Trematoda : Strigeida). Development of the Metacercaria and Cyst, and Effect on the Fish Hosts. </w:t>
      </w:r>
      <w:r w:rsidRPr="00012A09">
        <w:rPr>
          <w:i/>
          <w:iCs/>
        </w:rPr>
        <w:t>The Journal of Parasitology</w:t>
      </w:r>
      <w:r w:rsidRPr="00012A09">
        <w:t xml:space="preserve">, </w:t>
      </w:r>
      <w:r w:rsidRPr="00012A09">
        <w:rPr>
          <w:i/>
          <w:iCs/>
        </w:rPr>
        <w:t>42</w:t>
      </w:r>
      <w:r w:rsidRPr="00012A09">
        <w:t>(4), 435</w:t>
      </w:r>
      <w:r w:rsidRPr="00012A09">
        <w:rPr>
          <w:rFonts w:ascii="Cambria Math" w:hAnsi="Cambria Math" w:cs="Cambria Math"/>
        </w:rPr>
        <w:t>‑</w:t>
      </w:r>
      <w:r w:rsidRPr="00012A09">
        <w:t>444. https://doi.org/10.2307/3274528</w:t>
      </w:r>
    </w:p>
    <w:p w14:paraId="3A74A461" w14:textId="77777777" w:rsidR="00012A09" w:rsidRPr="00012A09" w:rsidRDefault="00012A09" w:rsidP="006B4BAF">
      <w:pPr>
        <w:pStyle w:val="Bibliographie1"/>
      </w:pPr>
      <w:r w:rsidRPr="00012A09">
        <w:t xml:space="preserve">Hoffman, G. L. (1967). </w:t>
      </w:r>
      <w:r w:rsidRPr="00012A09">
        <w:rPr>
          <w:i/>
          <w:iCs/>
        </w:rPr>
        <w:t>Parasites of North American freshwater fishes</w:t>
      </w:r>
      <w:r w:rsidRPr="00012A09">
        <w:t>. https://pubs.er.usgs.gov/publication/94379</w:t>
      </w:r>
    </w:p>
    <w:p w14:paraId="27D2F3EF" w14:textId="77777777" w:rsidR="00012A09" w:rsidRPr="00012A09" w:rsidRDefault="00012A09" w:rsidP="006B4BAF">
      <w:pPr>
        <w:pStyle w:val="Bibliographie1"/>
      </w:pPr>
      <w:r w:rsidRPr="00012A09">
        <w:t xml:space="preserve">Hoffman, G. L., &amp; Putz, R. E. (1965). The Black-Spot (Uvulifer ambloplitis : Trematoda: Strigeoidea) of Centrarchid Fishes. </w:t>
      </w:r>
      <w:r w:rsidRPr="00012A09">
        <w:rPr>
          <w:i/>
          <w:iCs/>
        </w:rPr>
        <w:t>Transactions of the American Fisheries Society</w:t>
      </w:r>
      <w:r w:rsidRPr="00012A09">
        <w:t xml:space="preserve">, </w:t>
      </w:r>
      <w:r w:rsidRPr="00012A09">
        <w:rPr>
          <w:i/>
          <w:iCs/>
        </w:rPr>
        <w:t>94</w:t>
      </w:r>
      <w:r w:rsidRPr="00012A09">
        <w:t>(2), 143</w:t>
      </w:r>
      <w:r w:rsidRPr="00012A09">
        <w:rPr>
          <w:rFonts w:ascii="Cambria Math" w:hAnsi="Cambria Math" w:cs="Cambria Math"/>
        </w:rPr>
        <w:t>‑</w:t>
      </w:r>
      <w:r w:rsidRPr="00012A09">
        <w:t>151. https://doi.org/10.1577/1548-8659(1965)94[143:TBUASO]2.0.CO;2</w:t>
      </w:r>
    </w:p>
    <w:p w14:paraId="62E4D15E" w14:textId="77777777" w:rsidR="00012A09" w:rsidRPr="00012A09" w:rsidRDefault="00012A09" w:rsidP="006B4BAF">
      <w:pPr>
        <w:pStyle w:val="Bibliographie1"/>
      </w:pPr>
      <w:r w:rsidRPr="00012A09">
        <w:t xml:space="preserve">Hunter, G. W. (1933). The Strigeid Trematode, Crassiphiala ambloplitis (Hughes 1927). </w:t>
      </w:r>
      <w:r w:rsidRPr="00012A09">
        <w:rPr>
          <w:i/>
          <w:iCs/>
        </w:rPr>
        <w:t>Parasitology</w:t>
      </w:r>
      <w:r w:rsidRPr="00012A09">
        <w:t xml:space="preserve">, </w:t>
      </w:r>
      <w:r w:rsidRPr="00012A09">
        <w:rPr>
          <w:i/>
          <w:iCs/>
        </w:rPr>
        <w:t>25</w:t>
      </w:r>
      <w:r w:rsidRPr="00012A09">
        <w:t>(4), 510</w:t>
      </w:r>
      <w:r w:rsidRPr="00012A09">
        <w:rPr>
          <w:rFonts w:ascii="Cambria Math" w:hAnsi="Cambria Math" w:cs="Cambria Math"/>
        </w:rPr>
        <w:t>‑</w:t>
      </w:r>
      <w:r w:rsidRPr="00012A09">
        <w:t>517. https://doi.org/10.1017/S0031182000019752</w:t>
      </w:r>
    </w:p>
    <w:p w14:paraId="7F40F02A" w14:textId="77777777" w:rsidR="00012A09" w:rsidRPr="00012A09" w:rsidRDefault="00012A09" w:rsidP="006B4BAF">
      <w:pPr>
        <w:pStyle w:val="Bibliographie1"/>
      </w:pPr>
      <w:r w:rsidRPr="00012A09">
        <w:t xml:space="preserve">Jacobson, K., Arkoosh, M., Kagley, A., Clemons, E., Collier, T., &amp; Casillas, E. (2003). Cumulative Effects of Natural and Anthropogenic Stress on Immune Function and Disease Resistance in Juvenile Chinook Salmon. </w:t>
      </w:r>
      <w:r w:rsidRPr="00012A09">
        <w:rPr>
          <w:i/>
          <w:iCs/>
        </w:rPr>
        <w:t>Journal of Aquatic Animal Health</w:t>
      </w:r>
      <w:r w:rsidRPr="00012A09">
        <w:t xml:space="preserve">, </w:t>
      </w:r>
      <w:r w:rsidRPr="00012A09">
        <w:rPr>
          <w:i/>
          <w:iCs/>
        </w:rPr>
        <w:t>15</w:t>
      </w:r>
      <w:r w:rsidRPr="00012A09">
        <w:t>, 1</w:t>
      </w:r>
      <w:r w:rsidRPr="00012A09">
        <w:rPr>
          <w:rFonts w:ascii="Cambria Math" w:hAnsi="Cambria Math" w:cs="Cambria Math"/>
        </w:rPr>
        <w:t>‑</w:t>
      </w:r>
      <w:r w:rsidRPr="00012A09">
        <w:t>12. https://doi.org/10.1577/1548-8667(2003)015&lt;0001:CEONAA&gt;2.0.CO;2</w:t>
      </w:r>
    </w:p>
    <w:p w14:paraId="794A8679" w14:textId="77777777" w:rsidR="00012A09" w:rsidRPr="00012A09" w:rsidRDefault="00012A09" w:rsidP="006B4BAF">
      <w:pPr>
        <w:pStyle w:val="Bibliographie1"/>
      </w:pPr>
      <w:r w:rsidRPr="00012A09">
        <w:t xml:space="preserve">Johnsen, B. O., &amp; Jensen, A. J. (1992). Infection of Atlantic salmon, Salmo salar L., by Gyrodactylus salaris, Malmberg 1957, in the River Lakselva, Misvær in northern Norway. </w:t>
      </w:r>
      <w:r w:rsidRPr="00012A09">
        <w:rPr>
          <w:i/>
          <w:iCs/>
        </w:rPr>
        <w:t>Journal of Fish Biology</w:t>
      </w:r>
      <w:r w:rsidRPr="00012A09">
        <w:t xml:space="preserve">, </w:t>
      </w:r>
      <w:r w:rsidRPr="00012A09">
        <w:rPr>
          <w:i/>
          <w:iCs/>
        </w:rPr>
        <w:t>40</w:t>
      </w:r>
      <w:r w:rsidRPr="00012A09">
        <w:t>(3), 433</w:t>
      </w:r>
      <w:r w:rsidRPr="00012A09">
        <w:rPr>
          <w:rFonts w:ascii="Cambria Math" w:hAnsi="Cambria Math" w:cs="Cambria Math"/>
        </w:rPr>
        <w:t>‑</w:t>
      </w:r>
      <w:r w:rsidRPr="00012A09">
        <w:t>444. https://doi.org/10.1111/j.1095-8649.1992.tb02588.x</w:t>
      </w:r>
    </w:p>
    <w:p w14:paraId="3B15BC87" w14:textId="77777777" w:rsidR="00012A09" w:rsidRPr="00012A09" w:rsidRDefault="00012A09" w:rsidP="006B4BAF">
      <w:pPr>
        <w:pStyle w:val="Bibliographie1"/>
      </w:pPr>
      <w:r w:rsidRPr="00012A09">
        <w:t xml:space="preserve">Keesing, F., Holt, R. D., &amp; Ostfeld, R. S. (2006). Effects of species diversity on disease risk. </w:t>
      </w:r>
      <w:r w:rsidRPr="00012A09">
        <w:rPr>
          <w:i/>
          <w:iCs/>
        </w:rPr>
        <w:t>Ecology Letters</w:t>
      </w:r>
      <w:r w:rsidRPr="00012A09">
        <w:t xml:space="preserve">, </w:t>
      </w:r>
      <w:r w:rsidRPr="00012A09">
        <w:rPr>
          <w:i/>
          <w:iCs/>
        </w:rPr>
        <w:t>9</w:t>
      </w:r>
      <w:r w:rsidRPr="00012A09">
        <w:t>(4), 485</w:t>
      </w:r>
      <w:r w:rsidRPr="00012A09">
        <w:rPr>
          <w:rFonts w:ascii="Cambria Math" w:hAnsi="Cambria Math" w:cs="Cambria Math"/>
        </w:rPr>
        <w:t>‑</w:t>
      </w:r>
      <w:r w:rsidRPr="00012A09">
        <w:t>498. https://doi.org/10.1111/j.1461-0248.2006.00885.x</w:t>
      </w:r>
    </w:p>
    <w:p w14:paraId="4BEE6886" w14:textId="77777777" w:rsidR="00012A09" w:rsidRPr="00012A09" w:rsidRDefault="00012A09" w:rsidP="006B4BAF">
      <w:pPr>
        <w:pStyle w:val="Bibliographie1"/>
      </w:pPr>
      <w:r w:rsidRPr="00012A09">
        <w:t xml:space="preserve">Krause, J., &amp; Godin, J.-G. (1994). Influence of parasitism on the shoaling behavior of banded killifish, Fundulus diaphanus. </w:t>
      </w:r>
      <w:r w:rsidRPr="00012A09">
        <w:rPr>
          <w:i/>
          <w:iCs/>
        </w:rPr>
        <w:t>Canadian Journal of Zoology</w:t>
      </w:r>
      <w:r w:rsidRPr="00012A09">
        <w:t xml:space="preserve">, </w:t>
      </w:r>
      <w:r w:rsidRPr="00012A09">
        <w:rPr>
          <w:i/>
          <w:iCs/>
        </w:rPr>
        <w:t>72</w:t>
      </w:r>
      <w:r w:rsidRPr="00012A09">
        <w:t>, 1775</w:t>
      </w:r>
      <w:r w:rsidRPr="00012A09">
        <w:rPr>
          <w:rFonts w:ascii="Cambria Math" w:hAnsi="Cambria Math" w:cs="Cambria Math"/>
        </w:rPr>
        <w:t>‑</w:t>
      </w:r>
      <w:r w:rsidRPr="00012A09">
        <w:t>1779. https://doi.org/10.1139/z94-240</w:t>
      </w:r>
    </w:p>
    <w:p w14:paraId="142CC296" w14:textId="77777777" w:rsidR="00012A09" w:rsidRPr="00012A09" w:rsidRDefault="00012A09" w:rsidP="006B4BAF">
      <w:pPr>
        <w:pStyle w:val="Bibliographie1"/>
      </w:pPr>
      <w:r w:rsidRPr="00012A09">
        <w:t xml:space="preserve">Krause, J., Ruxton, G. D., &amp; Godin, J.-G. J. (1999). Distribution of Crassiphiala bulboglossa, a parasitic worm, in shoaling fish. </w:t>
      </w:r>
      <w:r w:rsidRPr="00012A09">
        <w:rPr>
          <w:i/>
          <w:iCs/>
        </w:rPr>
        <w:t>Journal of Animal Ecology</w:t>
      </w:r>
      <w:r w:rsidRPr="00012A09">
        <w:t xml:space="preserve">, </w:t>
      </w:r>
      <w:r w:rsidRPr="00012A09">
        <w:rPr>
          <w:i/>
          <w:iCs/>
        </w:rPr>
        <w:t>68</w:t>
      </w:r>
      <w:r w:rsidRPr="00012A09">
        <w:t>(1), 27</w:t>
      </w:r>
      <w:r w:rsidRPr="00012A09">
        <w:rPr>
          <w:rFonts w:ascii="Cambria Math" w:hAnsi="Cambria Math" w:cs="Cambria Math"/>
        </w:rPr>
        <w:t>‑</w:t>
      </w:r>
      <w:r w:rsidRPr="00012A09">
        <w:t>33. https://doi.org/10.1046/j.1365-2656.1999.00262.x</w:t>
      </w:r>
    </w:p>
    <w:p w14:paraId="1431A92B" w14:textId="77777777" w:rsidR="00012A09" w:rsidRPr="00012A09" w:rsidRDefault="00012A09" w:rsidP="006B4BAF">
      <w:pPr>
        <w:pStyle w:val="Bibliographie1"/>
      </w:pPr>
      <w:r w:rsidRPr="00012A09">
        <w:lastRenderedPageBreak/>
        <w:t xml:space="preserve">Krueger, R. C., Kerans, B. L., Vincent, E. R., &amp; Rasmussen, C. (2006). Risk of Myxobolus cerebralis Infection to Rainbow Trout in the Madison River, Montana, USA. </w:t>
      </w:r>
      <w:r w:rsidRPr="00012A09">
        <w:rPr>
          <w:i/>
          <w:iCs/>
        </w:rPr>
        <w:t>Ecological Applications</w:t>
      </w:r>
      <w:r w:rsidRPr="00012A09">
        <w:t xml:space="preserve">, </w:t>
      </w:r>
      <w:r w:rsidRPr="00012A09">
        <w:rPr>
          <w:i/>
          <w:iCs/>
        </w:rPr>
        <w:t>16</w:t>
      </w:r>
      <w:r w:rsidRPr="00012A09">
        <w:t>(2), 770</w:t>
      </w:r>
      <w:r w:rsidRPr="00012A09">
        <w:rPr>
          <w:rFonts w:ascii="Cambria Math" w:hAnsi="Cambria Math" w:cs="Cambria Math"/>
        </w:rPr>
        <w:t>‑</w:t>
      </w:r>
      <w:r w:rsidRPr="00012A09">
        <w:t>783.</w:t>
      </w:r>
    </w:p>
    <w:p w14:paraId="5033A4B2" w14:textId="77777777" w:rsidR="00012A09" w:rsidRPr="00012A09" w:rsidRDefault="00012A09" w:rsidP="006B4BAF">
      <w:pPr>
        <w:pStyle w:val="Bibliographie1"/>
      </w:pPr>
      <w:r w:rsidRPr="00012A09">
        <w:t xml:space="preserve">Krull. (1932). Studies on the development of Cercaria bessiae Cort and Brooks, 1928. </w:t>
      </w:r>
      <w:r w:rsidRPr="00012A09">
        <w:rPr>
          <w:i/>
          <w:iCs/>
        </w:rPr>
        <w:t>Journal of Parasitology, The</w:t>
      </w:r>
      <w:r w:rsidRPr="00012A09">
        <w:t xml:space="preserve">, </w:t>
      </w:r>
      <w:r w:rsidRPr="00012A09">
        <w:rPr>
          <w:i/>
          <w:iCs/>
        </w:rPr>
        <w:t>19</w:t>
      </w:r>
      <w:r w:rsidRPr="00012A09">
        <w:t>(165), 1934. /z-wcorg/.</w:t>
      </w:r>
    </w:p>
    <w:p w14:paraId="684224D7" w14:textId="77777777" w:rsidR="00012A09" w:rsidRPr="00012A09" w:rsidRDefault="00012A09" w:rsidP="006B4BAF">
      <w:pPr>
        <w:pStyle w:val="Bibliographie1"/>
      </w:pPr>
      <w:r w:rsidRPr="00012A09">
        <w:t xml:space="preserve">Krull, W. H. (1934). Cercaria bessiae Cort and Brooks, 1928, an Injurious Parasite of Fish. </w:t>
      </w:r>
      <w:r w:rsidRPr="00012A09">
        <w:rPr>
          <w:i/>
          <w:iCs/>
        </w:rPr>
        <w:t>Copeia</w:t>
      </w:r>
      <w:r w:rsidRPr="00012A09">
        <w:t xml:space="preserve">, </w:t>
      </w:r>
      <w:r w:rsidRPr="00012A09">
        <w:rPr>
          <w:i/>
          <w:iCs/>
        </w:rPr>
        <w:t>1934</w:t>
      </w:r>
      <w:r w:rsidRPr="00012A09">
        <w:t>(2), 69</w:t>
      </w:r>
      <w:r w:rsidRPr="00012A09">
        <w:rPr>
          <w:rFonts w:ascii="Cambria Math" w:hAnsi="Cambria Math" w:cs="Cambria Math"/>
        </w:rPr>
        <w:t>‑</w:t>
      </w:r>
      <w:r w:rsidRPr="00012A09">
        <w:t>73. https://doi.org/10.2307/1435795</w:t>
      </w:r>
    </w:p>
    <w:p w14:paraId="4C8C46B0" w14:textId="77777777" w:rsidR="00012A09" w:rsidRPr="00012A09" w:rsidRDefault="00012A09" w:rsidP="006B4BAF">
      <w:pPr>
        <w:pStyle w:val="Bibliographie1"/>
      </w:pPr>
      <w:r w:rsidRPr="00012A09">
        <w:t xml:space="preserve">Kuris, A. M., Goddard, J. H. R., Torchin, M. E., Murphy, N., Gurney, R., &amp; Lafferty, K. D. (2007). An experimental evaluation of host specificity : The role of encounter and compatibility filters for a rhizocephalan parasite of crabs. </w:t>
      </w:r>
      <w:r w:rsidRPr="00012A09">
        <w:rPr>
          <w:i/>
          <w:iCs/>
        </w:rPr>
        <w:t>International Journal for Parasitology</w:t>
      </w:r>
      <w:r w:rsidRPr="00012A09">
        <w:t xml:space="preserve">, </w:t>
      </w:r>
      <w:r w:rsidRPr="00012A09">
        <w:rPr>
          <w:i/>
          <w:iCs/>
        </w:rPr>
        <w:t>37</w:t>
      </w:r>
      <w:r w:rsidRPr="00012A09">
        <w:t>(5), 539</w:t>
      </w:r>
      <w:r w:rsidRPr="00012A09">
        <w:rPr>
          <w:rFonts w:ascii="Cambria Math" w:hAnsi="Cambria Math" w:cs="Cambria Math"/>
        </w:rPr>
        <w:t>‑</w:t>
      </w:r>
      <w:r w:rsidRPr="00012A09">
        <w:t>545. https://doi.org/10.1016/j.ijpara.2006.12.003</w:t>
      </w:r>
    </w:p>
    <w:p w14:paraId="3C80AE12" w14:textId="77777777" w:rsidR="00012A09" w:rsidRPr="00012A09" w:rsidRDefault="00012A09" w:rsidP="006B4BAF">
      <w:pPr>
        <w:pStyle w:val="Bibliographie1"/>
      </w:pPr>
      <w:r w:rsidRPr="00012A09">
        <w:t xml:space="preserve">Kuris, A. M., Hechinger, R. F., Shaw, J. C., Whitney, K. L., Aguirre-Macedo, L., Boch, C. A., Dobson, A. P., Dunham, E. J., Fredensborg, B. L., Huspeni, T. C., Lorda, J., Mababa, L., Mancini, F. T., Mora, A. B., Pickering, M., Talhouk, N. L., Torchin, M. E., &amp; Lafferty, K. D. (2008). Ecosystem energetic implications of parasite and free-living biomass in three estuaries. </w:t>
      </w:r>
      <w:r w:rsidRPr="00012A09">
        <w:rPr>
          <w:i/>
          <w:iCs/>
        </w:rPr>
        <w:t>Nature</w:t>
      </w:r>
      <w:r w:rsidRPr="00012A09">
        <w:t xml:space="preserve">, </w:t>
      </w:r>
      <w:r w:rsidRPr="00012A09">
        <w:rPr>
          <w:i/>
          <w:iCs/>
        </w:rPr>
        <w:t>454</w:t>
      </w:r>
      <w:r w:rsidRPr="00012A09">
        <w:t>(7203), 515</w:t>
      </w:r>
      <w:r w:rsidRPr="00012A09">
        <w:rPr>
          <w:rFonts w:ascii="Cambria Math" w:hAnsi="Cambria Math" w:cs="Cambria Math"/>
        </w:rPr>
        <w:t>‑</w:t>
      </w:r>
      <w:r w:rsidRPr="00012A09">
        <w:t>518. https://doi.org/10.1038/nature06970</w:t>
      </w:r>
    </w:p>
    <w:p w14:paraId="2FA2C41A" w14:textId="77777777" w:rsidR="00012A09" w:rsidRPr="00012A09" w:rsidRDefault="00012A09" w:rsidP="006B4BAF">
      <w:pPr>
        <w:pStyle w:val="Bibliographie1"/>
      </w:pPr>
      <w:r w:rsidRPr="00012A09">
        <w:t xml:space="preserve">Lafferty, K. D. (1997). Environmental parasitology : What can parasites tell us about human impacts on the environment? </w:t>
      </w:r>
      <w:r w:rsidRPr="00012A09">
        <w:rPr>
          <w:i/>
          <w:iCs/>
        </w:rPr>
        <w:t>Parasitology Today</w:t>
      </w:r>
      <w:r w:rsidRPr="00012A09">
        <w:t xml:space="preserve">, </w:t>
      </w:r>
      <w:r w:rsidRPr="00012A09">
        <w:rPr>
          <w:i/>
          <w:iCs/>
        </w:rPr>
        <w:t>13</w:t>
      </w:r>
      <w:r w:rsidRPr="00012A09">
        <w:t>(7), 251</w:t>
      </w:r>
      <w:r w:rsidRPr="00012A09">
        <w:rPr>
          <w:rFonts w:ascii="Cambria Math" w:hAnsi="Cambria Math" w:cs="Cambria Math"/>
        </w:rPr>
        <w:t>‑</w:t>
      </w:r>
      <w:r w:rsidRPr="00012A09">
        <w:t>255. https://doi.org/10.1016/S0169-4758(97)01072-7</w:t>
      </w:r>
    </w:p>
    <w:p w14:paraId="1249F1F0" w14:textId="77777777" w:rsidR="00012A09" w:rsidRPr="00012A09" w:rsidRDefault="00012A09" w:rsidP="006B4BAF">
      <w:pPr>
        <w:pStyle w:val="Bibliographie1"/>
      </w:pPr>
      <w:r w:rsidRPr="00012A09">
        <w:t xml:space="preserve">Lafferty, K. D. (2009). The ecology of climate change and infectious diseases. </w:t>
      </w:r>
      <w:r w:rsidRPr="00012A09">
        <w:rPr>
          <w:i/>
          <w:iCs/>
        </w:rPr>
        <w:t>Ecology</w:t>
      </w:r>
      <w:r w:rsidRPr="00012A09">
        <w:t xml:space="preserve">, </w:t>
      </w:r>
      <w:r w:rsidRPr="00012A09">
        <w:rPr>
          <w:i/>
          <w:iCs/>
        </w:rPr>
        <w:t>90</w:t>
      </w:r>
      <w:r w:rsidRPr="00012A09">
        <w:t>(4), 888</w:t>
      </w:r>
      <w:r w:rsidRPr="00012A09">
        <w:rPr>
          <w:rFonts w:ascii="Cambria Math" w:hAnsi="Cambria Math" w:cs="Cambria Math"/>
        </w:rPr>
        <w:t>‑</w:t>
      </w:r>
      <w:r w:rsidRPr="00012A09">
        <w:t>900. https://doi.org/10.1890/08-0079.1</w:t>
      </w:r>
    </w:p>
    <w:p w14:paraId="39D34B85" w14:textId="77777777" w:rsidR="00012A09" w:rsidRPr="00012A09" w:rsidRDefault="00012A09" w:rsidP="006B4BAF">
      <w:pPr>
        <w:pStyle w:val="Bibliographie1"/>
      </w:pPr>
      <w:r w:rsidRPr="00012A09">
        <w:t xml:space="preserve">Lafferty, K. D., Allesina, S., Arim, M., Briggs, C. J., De Leo, G., Dobson, A. P., Dunne, J. A., Johnson, P. T. J., Kuris, A. M., Marcogliese, D. J., Martinez, N. D., Memmott, J., Marquet, P. A., McLaughlin, J. P., Mordecai, E. A., Pascual, M., Poulin, R., &amp; Thieltges, D. W. (2008). Parasites in food webs : The ultimate missing links. </w:t>
      </w:r>
      <w:r w:rsidRPr="00012A09">
        <w:rPr>
          <w:i/>
          <w:iCs/>
        </w:rPr>
        <w:t>Ecology Letters</w:t>
      </w:r>
      <w:r w:rsidRPr="00012A09">
        <w:t xml:space="preserve">, </w:t>
      </w:r>
      <w:r w:rsidRPr="00012A09">
        <w:rPr>
          <w:i/>
          <w:iCs/>
        </w:rPr>
        <w:t>11</w:t>
      </w:r>
      <w:r w:rsidRPr="00012A09">
        <w:t>(6), 533</w:t>
      </w:r>
      <w:r w:rsidRPr="00012A09">
        <w:rPr>
          <w:rFonts w:ascii="Cambria Math" w:hAnsi="Cambria Math" w:cs="Cambria Math"/>
        </w:rPr>
        <w:t>‑</w:t>
      </w:r>
      <w:r w:rsidRPr="00012A09">
        <w:t>546. https://doi.org/10.1111/j.1461-0248.2008.01174.x</w:t>
      </w:r>
    </w:p>
    <w:p w14:paraId="7A050428" w14:textId="77777777" w:rsidR="00012A09" w:rsidRPr="00012A09" w:rsidRDefault="00012A09" w:rsidP="006B4BAF">
      <w:pPr>
        <w:pStyle w:val="Bibliographie1"/>
      </w:pPr>
      <w:r w:rsidRPr="00012A09">
        <w:t xml:space="preserve">Lafferty, K. D., &amp; Shaw, J. C. (2013). Comparing mechanisms of host manipulation across host and parasite taxa. </w:t>
      </w:r>
      <w:r w:rsidRPr="00012A09">
        <w:rPr>
          <w:i/>
          <w:iCs/>
        </w:rPr>
        <w:t>Journal of Experimental Biology</w:t>
      </w:r>
      <w:r w:rsidRPr="00012A09">
        <w:t xml:space="preserve">, </w:t>
      </w:r>
      <w:r w:rsidRPr="00012A09">
        <w:rPr>
          <w:i/>
          <w:iCs/>
        </w:rPr>
        <w:t>216</w:t>
      </w:r>
      <w:r w:rsidRPr="00012A09">
        <w:t>(1), 56</w:t>
      </w:r>
      <w:r w:rsidRPr="00012A09">
        <w:rPr>
          <w:rFonts w:ascii="Cambria Math" w:hAnsi="Cambria Math" w:cs="Cambria Math"/>
        </w:rPr>
        <w:t>‑</w:t>
      </w:r>
      <w:r w:rsidRPr="00012A09">
        <w:t>66. https://doi.org/10.1242/jeb.073668</w:t>
      </w:r>
    </w:p>
    <w:p w14:paraId="2D7D6061" w14:textId="77777777" w:rsidR="00012A09" w:rsidRPr="00012A09" w:rsidRDefault="00012A09" w:rsidP="006B4BAF">
      <w:pPr>
        <w:pStyle w:val="Bibliographie1"/>
      </w:pPr>
      <w:r w:rsidRPr="00012A09">
        <w:t xml:space="preserve">Lafferty, K., &amp; Morris, K. (1996). Altered Behavior of Parasitized Killifish Increases Susceptibility to Predation by Bird Final Hosts. </w:t>
      </w:r>
      <w:r w:rsidRPr="00012A09">
        <w:rPr>
          <w:i/>
          <w:iCs/>
        </w:rPr>
        <w:t>Ecology</w:t>
      </w:r>
      <w:r w:rsidRPr="00012A09">
        <w:t xml:space="preserve">, </w:t>
      </w:r>
      <w:r w:rsidRPr="00012A09">
        <w:rPr>
          <w:i/>
          <w:iCs/>
        </w:rPr>
        <w:t>77</w:t>
      </w:r>
      <w:r w:rsidRPr="00012A09">
        <w:t>, 1390</w:t>
      </w:r>
      <w:r w:rsidRPr="00012A09">
        <w:rPr>
          <w:rFonts w:ascii="Cambria Math" w:hAnsi="Cambria Math" w:cs="Cambria Math"/>
        </w:rPr>
        <w:t>‑</w:t>
      </w:r>
      <w:r w:rsidRPr="00012A09">
        <w:t>1397. https://doi.org/10.2307/2265536</w:t>
      </w:r>
    </w:p>
    <w:p w14:paraId="3DE727A7" w14:textId="77777777" w:rsidR="00012A09" w:rsidRPr="00012A09" w:rsidRDefault="00012A09" w:rsidP="006B4BAF">
      <w:pPr>
        <w:pStyle w:val="Bibliographie1"/>
      </w:pPr>
      <w:r w:rsidRPr="00012A09">
        <w:t xml:space="preserve">Lagrue, C., Kelly, D. W., Hicks, A., &amp; Poulin, R. (2011). Factors influencing infection patterns of trophically transmitted parasites among a fish community : Host diet, host–parasite compatibility or both? </w:t>
      </w:r>
      <w:r w:rsidRPr="00012A09">
        <w:rPr>
          <w:i/>
          <w:iCs/>
        </w:rPr>
        <w:t>Journal of Fish Biology</w:t>
      </w:r>
      <w:r w:rsidRPr="00012A09">
        <w:t xml:space="preserve">, </w:t>
      </w:r>
      <w:r w:rsidRPr="00012A09">
        <w:rPr>
          <w:i/>
          <w:iCs/>
        </w:rPr>
        <w:t>79</w:t>
      </w:r>
      <w:r w:rsidRPr="00012A09">
        <w:t>(2), 466</w:t>
      </w:r>
      <w:r w:rsidRPr="00012A09">
        <w:rPr>
          <w:rFonts w:ascii="Cambria Math" w:hAnsi="Cambria Math" w:cs="Cambria Math"/>
        </w:rPr>
        <w:t>‑</w:t>
      </w:r>
      <w:r w:rsidRPr="00012A09">
        <w:t>485. https://doi.org/10.1111/j.1095-8649.2011.03041.x</w:t>
      </w:r>
    </w:p>
    <w:p w14:paraId="67E91745" w14:textId="77777777" w:rsidR="00012A09" w:rsidRPr="00012A09" w:rsidRDefault="00012A09" w:rsidP="006B4BAF">
      <w:pPr>
        <w:pStyle w:val="Bibliographie1"/>
      </w:pPr>
      <w:r w:rsidRPr="00012A09">
        <w:lastRenderedPageBreak/>
        <w:t xml:space="preserve">Lemly, A. D., &amp; Esch, G. W. (1984a). Population Biology of the Trematode Uvulifer ambloplitis (Hughes, 1927) in Juvenile Bluegill Sunfish, Lepomis macrochirus, and Largemouth Bass, Micropterus salmoides. </w:t>
      </w:r>
      <w:r w:rsidRPr="00012A09">
        <w:rPr>
          <w:i/>
          <w:iCs/>
        </w:rPr>
        <w:t>The Journal of Parasitology</w:t>
      </w:r>
      <w:r w:rsidRPr="00012A09">
        <w:t xml:space="preserve">, </w:t>
      </w:r>
      <w:r w:rsidRPr="00012A09">
        <w:rPr>
          <w:i/>
          <w:iCs/>
        </w:rPr>
        <w:t>70</w:t>
      </w:r>
      <w:r w:rsidRPr="00012A09">
        <w:t>(4), 466</w:t>
      </w:r>
      <w:r w:rsidRPr="00012A09">
        <w:rPr>
          <w:rFonts w:ascii="Cambria Math" w:hAnsi="Cambria Math" w:cs="Cambria Math"/>
        </w:rPr>
        <w:t>‑</w:t>
      </w:r>
      <w:r w:rsidRPr="00012A09">
        <w:t>474. https://doi.org/10.2307/3281394</w:t>
      </w:r>
    </w:p>
    <w:p w14:paraId="742E9797" w14:textId="77777777" w:rsidR="00012A09" w:rsidRPr="00012A09" w:rsidRDefault="00012A09" w:rsidP="006B4BAF">
      <w:pPr>
        <w:pStyle w:val="Bibliographie1"/>
      </w:pPr>
      <w:r w:rsidRPr="00012A09">
        <w:t xml:space="preserve">Lemly, A. D., &amp; Esch, G. W. (1984b). Population Biology of the Trematode Uvulifer ambloplitis (Hughes, 1927) in the Snail Intermediate Host, Helisoma trivolvis. </w:t>
      </w:r>
      <w:r w:rsidRPr="00012A09">
        <w:rPr>
          <w:i/>
          <w:iCs/>
        </w:rPr>
        <w:t>The Journal of Parasitology</w:t>
      </w:r>
      <w:r w:rsidRPr="00012A09">
        <w:t xml:space="preserve">, </w:t>
      </w:r>
      <w:r w:rsidRPr="00012A09">
        <w:rPr>
          <w:i/>
          <w:iCs/>
        </w:rPr>
        <w:t>70</w:t>
      </w:r>
      <w:r w:rsidRPr="00012A09">
        <w:t>(4), 461. https://doi.org/10.2307/3281393</w:t>
      </w:r>
    </w:p>
    <w:p w14:paraId="3A7A80C7" w14:textId="77777777" w:rsidR="00012A09" w:rsidRPr="00012A09" w:rsidRDefault="00012A09" w:rsidP="006B4BAF">
      <w:pPr>
        <w:pStyle w:val="Bibliographie1"/>
      </w:pPr>
      <w:r w:rsidRPr="00012A09">
        <w:t xml:space="preserve">Léonard, R., Legendre, P., Jean, M., &amp; Bouchard, A. (2008). Using the landscape morphometric context to resolve spatial patterns of submerged macrophyte communities in a fluvial lake. </w:t>
      </w:r>
      <w:r w:rsidRPr="00012A09">
        <w:rPr>
          <w:i/>
          <w:iCs/>
        </w:rPr>
        <w:t>Landscape Ecology</w:t>
      </w:r>
      <w:r w:rsidRPr="00012A09">
        <w:t xml:space="preserve">, </w:t>
      </w:r>
      <w:r w:rsidRPr="00012A09">
        <w:rPr>
          <w:i/>
          <w:iCs/>
        </w:rPr>
        <w:t>23</w:t>
      </w:r>
      <w:r w:rsidRPr="00012A09">
        <w:t>(1), 91</w:t>
      </w:r>
      <w:r w:rsidRPr="00012A09">
        <w:rPr>
          <w:rFonts w:ascii="Cambria Math" w:hAnsi="Cambria Math" w:cs="Cambria Math"/>
        </w:rPr>
        <w:t>‑</w:t>
      </w:r>
      <w:r w:rsidRPr="00012A09">
        <w:t>105. https://doi.org/10.1007/s10980-007-9168-5</w:t>
      </w:r>
    </w:p>
    <w:p w14:paraId="08AB34FA" w14:textId="77777777" w:rsidR="00012A09" w:rsidRPr="00012A09" w:rsidRDefault="00012A09" w:rsidP="006B4BAF">
      <w:pPr>
        <w:pStyle w:val="Bibliographie1"/>
      </w:pPr>
      <w:r w:rsidRPr="00012A09">
        <w:t xml:space="preserve">Lewin, R. (1982). Portraits of a parasite. </w:t>
      </w:r>
      <w:r w:rsidRPr="00012A09">
        <w:rPr>
          <w:i/>
          <w:iCs/>
        </w:rPr>
        <w:t>Science (New York, N.Y.)</w:t>
      </w:r>
      <w:r w:rsidRPr="00012A09">
        <w:t xml:space="preserve">, </w:t>
      </w:r>
      <w:r w:rsidRPr="00012A09">
        <w:rPr>
          <w:i/>
          <w:iCs/>
        </w:rPr>
        <w:t>216</w:t>
      </w:r>
      <w:r w:rsidRPr="00012A09">
        <w:t>(4545), 504. https://doi.org/10.1126/science.216.4545.504</w:t>
      </w:r>
    </w:p>
    <w:p w14:paraId="2B1C16C4" w14:textId="77777777" w:rsidR="00012A09" w:rsidRPr="00012A09" w:rsidRDefault="00012A09" w:rsidP="006B4BAF">
      <w:pPr>
        <w:pStyle w:val="Bibliographie1"/>
      </w:pPr>
      <w:r w:rsidRPr="00012A09">
        <w:t xml:space="preserve">Loehle, C. (1995). Social Barriers to Pathogen Transmission in Wild Animal Populations. </w:t>
      </w:r>
      <w:r w:rsidRPr="00012A09">
        <w:rPr>
          <w:i/>
          <w:iCs/>
        </w:rPr>
        <w:t>Ecology</w:t>
      </w:r>
      <w:r w:rsidRPr="00012A09">
        <w:t xml:space="preserve">, </w:t>
      </w:r>
      <w:r w:rsidRPr="00012A09">
        <w:rPr>
          <w:i/>
          <w:iCs/>
        </w:rPr>
        <w:t>76</w:t>
      </w:r>
      <w:r w:rsidRPr="00012A09">
        <w:t>(2), 326</w:t>
      </w:r>
      <w:r w:rsidRPr="00012A09">
        <w:rPr>
          <w:rFonts w:ascii="Cambria Math" w:hAnsi="Cambria Math" w:cs="Cambria Math"/>
        </w:rPr>
        <w:t>‑</w:t>
      </w:r>
      <w:r w:rsidRPr="00012A09">
        <w:t>335. https://doi.org/10.2307/1941192</w:t>
      </w:r>
    </w:p>
    <w:p w14:paraId="6FA21CAA" w14:textId="77777777" w:rsidR="00012A09" w:rsidRPr="00012A09" w:rsidRDefault="00012A09" w:rsidP="006B4BAF">
      <w:pPr>
        <w:pStyle w:val="Bibliographie1"/>
      </w:pPr>
      <w:r w:rsidRPr="00012A09">
        <w:t xml:space="preserve">Lucky, Z. (1970). Pathological changes with posthodiplostomosis of fish fry. </w:t>
      </w:r>
      <w:r w:rsidRPr="00012A09">
        <w:rPr>
          <w:i/>
          <w:iCs/>
        </w:rPr>
        <w:t>Acta Vet Brno (Suppl)</w:t>
      </w:r>
      <w:r w:rsidRPr="00012A09">
        <w:t xml:space="preserve">, </w:t>
      </w:r>
      <w:r w:rsidRPr="00012A09">
        <w:rPr>
          <w:i/>
          <w:iCs/>
        </w:rPr>
        <w:t>1</w:t>
      </w:r>
      <w:r w:rsidRPr="00012A09">
        <w:t>, 51</w:t>
      </w:r>
      <w:r w:rsidRPr="00012A09">
        <w:rPr>
          <w:rFonts w:ascii="Cambria Math" w:hAnsi="Cambria Math" w:cs="Cambria Math"/>
        </w:rPr>
        <w:t>‑</w:t>
      </w:r>
      <w:r w:rsidRPr="00012A09">
        <w:t>66.</w:t>
      </w:r>
    </w:p>
    <w:p w14:paraId="3932A031" w14:textId="77777777" w:rsidR="00012A09" w:rsidRPr="00012A09" w:rsidRDefault="00012A09" w:rsidP="006B4BAF">
      <w:pPr>
        <w:pStyle w:val="Bibliographie1"/>
      </w:pPr>
      <w:r w:rsidRPr="00012A09">
        <w:t xml:space="preserve">MacKenzie, K., Williams, H. H., Williams, B., McVicar, A. H., &amp; Siddall, R. (1995). Parasites as indicators of water quality and the potential use of helminth transmission in marine pollution studies. </w:t>
      </w:r>
      <w:r w:rsidRPr="00012A09">
        <w:rPr>
          <w:i/>
          <w:iCs/>
        </w:rPr>
        <w:t>Advances in Parasitology</w:t>
      </w:r>
      <w:r w:rsidRPr="00012A09">
        <w:t xml:space="preserve">, </w:t>
      </w:r>
      <w:r w:rsidRPr="00012A09">
        <w:rPr>
          <w:i/>
          <w:iCs/>
        </w:rPr>
        <w:t>35</w:t>
      </w:r>
      <w:r w:rsidRPr="00012A09">
        <w:t>, 85</w:t>
      </w:r>
      <w:r w:rsidRPr="00012A09">
        <w:rPr>
          <w:rFonts w:ascii="Cambria Math" w:hAnsi="Cambria Math" w:cs="Cambria Math"/>
        </w:rPr>
        <w:t>‑</w:t>
      </w:r>
      <w:r w:rsidRPr="00012A09">
        <w:t>144. https://doi.org/10.1016/s0065-308x(08)60070-6</w:t>
      </w:r>
    </w:p>
    <w:p w14:paraId="663849FF" w14:textId="77777777" w:rsidR="00012A09" w:rsidRPr="00012A09" w:rsidRDefault="00012A09" w:rsidP="006B4BAF">
      <w:pPr>
        <w:pStyle w:val="Bibliographie1"/>
      </w:pPr>
      <w:r w:rsidRPr="00012A09">
        <w:t xml:space="preserve">Malmqvist, B., &amp; Rundle, S. (2002). Threats to the running water ecosystems of the world. </w:t>
      </w:r>
      <w:r w:rsidRPr="00012A09">
        <w:rPr>
          <w:i/>
          <w:iCs/>
        </w:rPr>
        <w:t>Environmental Conservation</w:t>
      </w:r>
      <w:r w:rsidRPr="00012A09">
        <w:t xml:space="preserve">, </w:t>
      </w:r>
      <w:r w:rsidRPr="00012A09">
        <w:rPr>
          <w:i/>
          <w:iCs/>
        </w:rPr>
        <w:t>29</w:t>
      </w:r>
      <w:r w:rsidRPr="00012A09">
        <w:t>(2), 134</w:t>
      </w:r>
      <w:r w:rsidRPr="00012A09">
        <w:rPr>
          <w:rFonts w:ascii="Cambria Math" w:hAnsi="Cambria Math" w:cs="Cambria Math"/>
        </w:rPr>
        <w:t>‑</w:t>
      </w:r>
      <w:r w:rsidRPr="00012A09">
        <w:t>153. https://doi.org/10.1017/S0376892902000097</w:t>
      </w:r>
    </w:p>
    <w:p w14:paraId="187B9F72" w14:textId="77777777" w:rsidR="00012A09" w:rsidRPr="00012A09" w:rsidRDefault="00012A09" w:rsidP="006B4BAF">
      <w:pPr>
        <w:pStyle w:val="Bibliographie1"/>
      </w:pPr>
      <w:r w:rsidRPr="00012A09">
        <w:t xml:space="preserve">Marcogliese, D. J. (2004). Parasites : Small Players with Crucial Roles in the Ecological Theater. </w:t>
      </w:r>
      <w:r w:rsidRPr="00012A09">
        <w:rPr>
          <w:i/>
          <w:iCs/>
        </w:rPr>
        <w:t>EcoHealth</w:t>
      </w:r>
      <w:r w:rsidRPr="00012A09">
        <w:t xml:space="preserve">, </w:t>
      </w:r>
      <w:r w:rsidRPr="00012A09">
        <w:rPr>
          <w:i/>
          <w:iCs/>
        </w:rPr>
        <w:t>1</w:t>
      </w:r>
      <w:r w:rsidRPr="00012A09">
        <w:t>(2), 151</w:t>
      </w:r>
      <w:r w:rsidRPr="00012A09">
        <w:rPr>
          <w:rFonts w:ascii="Cambria Math" w:hAnsi="Cambria Math" w:cs="Cambria Math"/>
        </w:rPr>
        <w:t>‑</w:t>
      </w:r>
      <w:r w:rsidRPr="00012A09">
        <w:t>164. https://doi.org/10.1007/s10393-004-0028-3</w:t>
      </w:r>
    </w:p>
    <w:p w14:paraId="59A089CA" w14:textId="77777777" w:rsidR="00012A09" w:rsidRPr="00F31E3D" w:rsidRDefault="00012A09" w:rsidP="006B4BAF">
      <w:pPr>
        <w:pStyle w:val="Bibliographie1"/>
        <w:rPr>
          <w:lang w:val="fr-CA"/>
        </w:rPr>
      </w:pPr>
      <w:r w:rsidRPr="00012A09">
        <w:t xml:space="preserve">Marcogliese, D. J. (2008). The impact of climate change on the parasites and infectious diseases of aquatic animals. </w:t>
      </w:r>
      <w:r w:rsidRPr="00F31E3D">
        <w:rPr>
          <w:i/>
          <w:iCs/>
          <w:lang w:val="fr-CA"/>
        </w:rPr>
        <w:t>Revue Scientifique Et Technique (International Office of Epizootics)</w:t>
      </w:r>
      <w:r w:rsidRPr="00F31E3D">
        <w:rPr>
          <w:lang w:val="fr-CA"/>
        </w:rPr>
        <w:t xml:space="preserve">, </w:t>
      </w:r>
      <w:r w:rsidRPr="00F31E3D">
        <w:rPr>
          <w:i/>
          <w:iCs/>
          <w:lang w:val="fr-CA"/>
        </w:rPr>
        <w:t>27</w:t>
      </w:r>
      <w:r w:rsidRPr="00F31E3D">
        <w:rPr>
          <w:lang w:val="fr-CA"/>
        </w:rPr>
        <w:t>(2), 467</w:t>
      </w:r>
      <w:r w:rsidRPr="00F31E3D">
        <w:rPr>
          <w:rFonts w:ascii="Cambria Math" w:hAnsi="Cambria Math" w:cs="Cambria Math"/>
          <w:lang w:val="fr-CA"/>
        </w:rPr>
        <w:t>‑</w:t>
      </w:r>
      <w:r w:rsidRPr="00F31E3D">
        <w:rPr>
          <w:lang w:val="fr-CA"/>
        </w:rPr>
        <w:t>484.</w:t>
      </w:r>
    </w:p>
    <w:p w14:paraId="7ED2FF1E" w14:textId="77777777" w:rsidR="00012A09" w:rsidRPr="00012A09" w:rsidRDefault="00012A09" w:rsidP="006B4BAF">
      <w:pPr>
        <w:pStyle w:val="Bibliographie1"/>
      </w:pPr>
      <w:r w:rsidRPr="00F31E3D">
        <w:rPr>
          <w:lang w:val="fr-CA"/>
        </w:rPr>
        <w:t xml:space="preserve">Marcogliese, D. J. (2016). </w:t>
      </w:r>
      <w:r w:rsidRPr="00012A09">
        <w:t xml:space="preserve">The Distribution and Abundance of Parasites in Aquatic Ecosystems in a Changing Climate : More than Just Temperature. </w:t>
      </w:r>
      <w:r w:rsidRPr="00012A09">
        <w:rPr>
          <w:i/>
          <w:iCs/>
        </w:rPr>
        <w:t>Integrative and Comparative Biology</w:t>
      </w:r>
      <w:r w:rsidRPr="00012A09">
        <w:t xml:space="preserve">, </w:t>
      </w:r>
      <w:r w:rsidRPr="00012A09">
        <w:rPr>
          <w:i/>
          <w:iCs/>
        </w:rPr>
        <w:t>56</w:t>
      </w:r>
      <w:r w:rsidRPr="00012A09">
        <w:t>(4), 611</w:t>
      </w:r>
      <w:r w:rsidRPr="00012A09">
        <w:rPr>
          <w:rFonts w:ascii="Cambria Math" w:hAnsi="Cambria Math" w:cs="Cambria Math"/>
        </w:rPr>
        <w:t>‑</w:t>
      </w:r>
      <w:r w:rsidRPr="00012A09">
        <w:t>619. https://doi.org/10.1093/icb/icw036</w:t>
      </w:r>
    </w:p>
    <w:p w14:paraId="7F9221F3" w14:textId="77777777" w:rsidR="00012A09" w:rsidRPr="00012A09" w:rsidRDefault="00012A09" w:rsidP="006B4BAF">
      <w:pPr>
        <w:pStyle w:val="Bibliographie1"/>
      </w:pPr>
      <w:r w:rsidRPr="00012A09">
        <w:t xml:space="preserve">Marcogliese, D. J., &amp; Cone, D. K. (1997a). Food webs : A plea for parasites. </w:t>
      </w:r>
      <w:r w:rsidRPr="00012A09">
        <w:rPr>
          <w:i/>
          <w:iCs/>
        </w:rPr>
        <w:t>Trends in Ecology &amp; Evolution</w:t>
      </w:r>
      <w:r w:rsidRPr="00012A09">
        <w:t xml:space="preserve">, </w:t>
      </w:r>
      <w:r w:rsidRPr="00012A09">
        <w:rPr>
          <w:i/>
          <w:iCs/>
        </w:rPr>
        <w:t>12</w:t>
      </w:r>
      <w:r w:rsidRPr="00012A09">
        <w:t>(8), 320</w:t>
      </w:r>
      <w:r w:rsidRPr="00012A09">
        <w:rPr>
          <w:rFonts w:ascii="Cambria Math" w:hAnsi="Cambria Math" w:cs="Cambria Math"/>
        </w:rPr>
        <w:t>‑</w:t>
      </w:r>
      <w:r w:rsidRPr="00012A09">
        <w:t>325. https://doi.org/10.1016/S0169-5347(97)01080-X</w:t>
      </w:r>
    </w:p>
    <w:p w14:paraId="242D5174" w14:textId="77777777" w:rsidR="00012A09" w:rsidRPr="00012A09" w:rsidRDefault="00012A09" w:rsidP="006B4BAF">
      <w:pPr>
        <w:pStyle w:val="Bibliographie1"/>
      </w:pPr>
      <w:r w:rsidRPr="00012A09">
        <w:lastRenderedPageBreak/>
        <w:t xml:space="preserve">Marcogliese, D. J., &amp; Cone, D. K. (1997b). Parasite communities as indicators of ecosystem stress. </w:t>
      </w:r>
      <w:r w:rsidRPr="00012A09">
        <w:rPr>
          <w:i/>
          <w:iCs/>
        </w:rPr>
        <w:t>Parassitologia</w:t>
      </w:r>
      <w:r w:rsidRPr="00012A09">
        <w:t xml:space="preserve">, </w:t>
      </w:r>
      <w:r w:rsidRPr="00012A09">
        <w:rPr>
          <w:i/>
          <w:iCs/>
        </w:rPr>
        <w:t>39</w:t>
      </w:r>
      <w:r w:rsidRPr="00012A09">
        <w:t>(3), 227</w:t>
      </w:r>
      <w:r w:rsidRPr="00012A09">
        <w:rPr>
          <w:rFonts w:ascii="Cambria Math" w:hAnsi="Cambria Math" w:cs="Cambria Math"/>
        </w:rPr>
        <w:t>‑</w:t>
      </w:r>
      <w:r w:rsidRPr="00012A09">
        <w:t>232.</w:t>
      </w:r>
    </w:p>
    <w:p w14:paraId="799A9173" w14:textId="77777777" w:rsidR="00012A09" w:rsidRPr="00012A09" w:rsidRDefault="00012A09" w:rsidP="006B4BAF">
      <w:pPr>
        <w:pStyle w:val="Bibliographie1"/>
      </w:pPr>
      <w:r w:rsidRPr="00012A09">
        <w:t xml:space="preserve">Marcogliese, D. J., &amp; Cone, D. K. (2001). Myxozoan communities parasitizing Notropis hudsonius (Cyprinidae) at selected localities on the St. Lawrence River, Quebec : Possible effects of urban effluents. </w:t>
      </w:r>
      <w:r w:rsidRPr="00012A09">
        <w:rPr>
          <w:i/>
          <w:iCs/>
        </w:rPr>
        <w:t>The Journal of Parasitology</w:t>
      </w:r>
      <w:r w:rsidRPr="00012A09">
        <w:t xml:space="preserve">, </w:t>
      </w:r>
      <w:r w:rsidRPr="00012A09">
        <w:rPr>
          <w:i/>
          <w:iCs/>
        </w:rPr>
        <w:t>87</w:t>
      </w:r>
      <w:r w:rsidRPr="00012A09">
        <w:t>(5), 951</w:t>
      </w:r>
      <w:r w:rsidRPr="00012A09">
        <w:rPr>
          <w:rFonts w:ascii="Cambria Math" w:hAnsi="Cambria Math" w:cs="Cambria Math"/>
        </w:rPr>
        <w:t>‑</w:t>
      </w:r>
      <w:r w:rsidRPr="00012A09">
        <w:t>956. https://doi.org/10.1645/0022-3395(2001)087[0951:MCPNHC]2.0.CO;2</w:t>
      </w:r>
    </w:p>
    <w:p w14:paraId="39CADF77" w14:textId="77777777" w:rsidR="00012A09" w:rsidRPr="00012A09" w:rsidRDefault="00012A09" w:rsidP="006B4BAF">
      <w:pPr>
        <w:pStyle w:val="Bibliographie1"/>
      </w:pPr>
      <w:r w:rsidRPr="00012A09">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012A09">
        <w:rPr>
          <w:i/>
          <w:iCs/>
        </w:rPr>
        <w:t>Canadian Journal of Zoology</w:t>
      </w:r>
      <w:r w:rsidRPr="00012A09">
        <w:t xml:space="preserve">, </w:t>
      </w:r>
      <w:r w:rsidRPr="00012A09">
        <w:rPr>
          <w:i/>
          <w:iCs/>
        </w:rPr>
        <w:t>79</w:t>
      </w:r>
      <w:r w:rsidRPr="00012A09">
        <w:t>(3), 355</w:t>
      </w:r>
      <w:r w:rsidRPr="00012A09">
        <w:rPr>
          <w:rFonts w:ascii="Cambria Math" w:hAnsi="Cambria Math" w:cs="Cambria Math"/>
        </w:rPr>
        <w:t>‑</w:t>
      </w:r>
      <w:r w:rsidRPr="00012A09">
        <w:t>369. https://doi.org/10.1139/z00-209</w:t>
      </w:r>
    </w:p>
    <w:p w14:paraId="36EBA748" w14:textId="77777777" w:rsidR="00012A09" w:rsidRPr="00012A09" w:rsidRDefault="00012A09" w:rsidP="006B4BAF">
      <w:pPr>
        <w:pStyle w:val="Bibliographie1"/>
      </w:pPr>
      <w:r w:rsidRPr="00012A09">
        <w:t xml:space="preserve">Mathieu-Bégné, E., Blanchet, S., Rey, O., Scelsi, O., Poesy, C., Marselli, G., &amp; Loot, G. (2022). A fine-scale analysis reveals microgeographic hotspots maximizing infection rate between a parasite and its fish host. </w:t>
      </w:r>
      <w:r w:rsidRPr="00012A09">
        <w:rPr>
          <w:i/>
          <w:iCs/>
        </w:rPr>
        <w:t>Functional Ecology</w:t>
      </w:r>
      <w:r w:rsidRPr="00012A09">
        <w:t xml:space="preserve">, </w:t>
      </w:r>
      <w:r w:rsidRPr="00012A09">
        <w:rPr>
          <w:i/>
          <w:iCs/>
        </w:rPr>
        <w:t>36</w:t>
      </w:r>
      <w:r w:rsidRPr="00012A09">
        <w:t>(2), 380</w:t>
      </w:r>
      <w:r w:rsidRPr="00012A09">
        <w:rPr>
          <w:rFonts w:ascii="Cambria Math" w:hAnsi="Cambria Math" w:cs="Cambria Math"/>
        </w:rPr>
        <w:t>‑</w:t>
      </w:r>
      <w:r w:rsidRPr="00012A09">
        <w:t>391. https://doi.org/10.1111/1365-2435.13967</w:t>
      </w:r>
    </w:p>
    <w:p w14:paraId="097D40D6" w14:textId="77777777" w:rsidR="00012A09" w:rsidRPr="00012A09" w:rsidRDefault="00012A09" w:rsidP="006B4BAF">
      <w:pPr>
        <w:pStyle w:val="Bibliographie1"/>
      </w:pPr>
      <w:r w:rsidRPr="00012A09">
        <w:t xml:space="preserve">May, R. M., &amp; Anderson, R. M. (1979). Population biology of infectious diseases : Part II. </w:t>
      </w:r>
      <w:r w:rsidRPr="00012A09">
        <w:rPr>
          <w:i/>
          <w:iCs/>
        </w:rPr>
        <w:t>Nature</w:t>
      </w:r>
      <w:r w:rsidRPr="00012A09">
        <w:t xml:space="preserve">, </w:t>
      </w:r>
      <w:r w:rsidRPr="00012A09">
        <w:rPr>
          <w:i/>
          <w:iCs/>
        </w:rPr>
        <w:t>280</w:t>
      </w:r>
      <w:r w:rsidRPr="00012A09">
        <w:t>(5722), 455</w:t>
      </w:r>
      <w:r w:rsidRPr="00012A09">
        <w:rPr>
          <w:rFonts w:ascii="Cambria Math" w:hAnsi="Cambria Math" w:cs="Cambria Math"/>
        </w:rPr>
        <w:t>‑</w:t>
      </w:r>
      <w:r w:rsidRPr="00012A09">
        <w:t>461. https://doi.org/10.1038/280455a0</w:t>
      </w:r>
    </w:p>
    <w:p w14:paraId="252D16C1" w14:textId="77777777" w:rsidR="00012A09" w:rsidRPr="00012A09" w:rsidRDefault="00012A09" w:rsidP="006B4BAF">
      <w:pPr>
        <w:pStyle w:val="Bibliographie1"/>
      </w:pPr>
      <w:r w:rsidRPr="00012A09">
        <w:t xml:space="preserve">McAllister, C., Tumlison, R., Robison, H., &amp; Trauth, S. (2013). Initial Survey on Black-Spot Disease (Digenea : Strigeoidea: Diplostomidae) in Select Arkansas Fishes. </w:t>
      </w:r>
      <w:r w:rsidRPr="00012A09">
        <w:rPr>
          <w:i/>
          <w:iCs/>
        </w:rPr>
        <w:t>Journal of the Arkansas Academy of Science</w:t>
      </w:r>
      <w:r w:rsidRPr="00012A09">
        <w:t xml:space="preserve">, </w:t>
      </w:r>
      <w:r w:rsidRPr="00012A09">
        <w:rPr>
          <w:i/>
          <w:iCs/>
        </w:rPr>
        <w:t>67</w:t>
      </w:r>
      <w:r w:rsidRPr="00012A09">
        <w:t>(1), 200</w:t>
      </w:r>
      <w:r w:rsidRPr="00012A09">
        <w:rPr>
          <w:rFonts w:ascii="Cambria Math" w:hAnsi="Cambria Math" w:cs="Cambria Math"/>
        </w:rPr>
        <w:t>‑</w:t>
      </w:r>
      <w:r w:rsidRPr="00012A09">
        <w:t>203. https://doi.org/10.54119/jaas.2013.6730</w:t>
      </w:r>
    </w:p>
    <w:p w14:paraId="4DCEA8C1" w14:textId="77777777" w:rsidR="00012A09" w:rsidRPr="00012A09" w:rsidRDefault="00012A09" w:rsidP="006B4BAF">
      <w:pPr>
        <w:pStyle w:val="Bibliographie1"/>
      </w:pPr>
      <w:r w:rsidRPr="00012A09">
        <w:t xml:space="preserve">McAllister, D. E., Hamilton, A. L., &amp; Harvey, B. J. (1997). </w:t>
      </w:r>
      <w:r w:rsidRPr="00012A09">
        <w:rPr>
          <w:i/>
          <w:iCs/>
        </w:rPr>
        <w:t>Global Freshwater Biodiversity : Striving for the Integrity of Freshwater Ecosystems</w:t>
      </w:r>
      <w:r w:rsidRPr="00012A09">
        <w:t>. Ocean Voice International.</w:t>
      </w:r>
    </w:p>
    <w:p w14:paraId="0C2CC843" w14:textId="77777777" w:rsidR="00012A09" w:rsidRPr="00012A09" w:rsidRDefault="00012A09" w:rsidP="006B4BAF">
      <w:pPr>
        <w:pStyle w:val="Bibliographie1"/>
      </w:pPr>
      <w:r w:rsidRPr="00012A09">
        <w:t xml:space="preserve">Mehner, T., Diekmann, M., Brämick, U., &amp; Lemcke, R. (2005). Composition of fish communities in German lakes as related to lake morphology, trophic state, shore structure and human-use intensity. </w:t>
      </w:r>
      <w:r w:rsidRPr="00012A09">
        <w:rPr>
          <w:i/>
          <w:iCs/>
        </w:rPr>
        <w:t>Freshwater Biology</w:t>
      </w:r>
      <w:r w:rsidRPr="00012A09">
        <w:t xml:space="preserve">, </w:t>
      </w:r>
      <w:r w:rsidRPr="00012A09">
        <w:rPr>
          <w:i/>
          <w:iCs/>
        </w:rPr>
        <w:t>50</w:t>
      </w:r>
      <w:r w:rsidRPr="00012A09">
        <w:t>(1), 70</w:t>
      </w:r>
      <w:r w:rsidRPr="00012A09">
        <w:rPr>
          <w:rFonts w:ascii="Cambria Math" w:hAnsi="Cambria Math" w:cs="Cambria Math"/>
        </w:rPr>
        <w:t>‑</w:t>
      </w:r>
      <w:r w:rsidRPr="00012A09">
        <w:t>85. https://doi.org/10.1111/j.1365-2427.2004.01294.x</w:t>
      </w:r>
    </w:p>
    <w:p w14:paraId="2D0B6525" w14:textId="77777777" w:rsidR="00012A09" w:rsidRPr="00012A09" w:rsidRDefault="00012A09" w:rsidP="006B4BAF">
      <w:pPr>
        <w:pStyle w:val="Bibliographie1"/>
      </w:pPr>
      <w:r w:rsidRPr="00012A09">
        <w:t xml:space="preserve">Mehner, T., Holmgren, K., Lauridsen, T. L., Jeppesen, E., &amp; Diekmann, M. (2007). Lake depth and geographical position modify lake fish assemblages of the European ‘Central Plains’ ecoregion. </w:t>
      </w:r>
      <w:r w:rsidRPr="00012A09">
        <w:rPr>
          <w:i/>
          <w:iCs/>
        </w:rPr>
        <w:t>Freshwater Biology</w:t>
      </w:r>
      <w:r w:rsidRPr="00012A09">
        <w:t xml:space="preserve">, </w:t>
      </w:r>
      <w:r w:rsidRPr="00012A09">
        <w:rPr>
          <w:i/>
          <w:iCs/>
        </w:rPr>
        <w:t>52</w:t>
      </w:r>
      <w:r w:rsidRPr="00012A09">
        <w:t>(11), 2285</w:t>
      </w:r>
      <w:r w:rsidRPr="00012A09">
        <w:rPr>
          <w:rFonts w:ascii="Cambria Math" w:hAnsi="Cambria Math" w:cs="Cambria Math"/>
        </w:rPr>
        <w:t>‑</w:t>
      </w:r>
      <w:r w:rsidRPr="00012A09">
        <w:t>2297. https://doi.org/10.1111/j.1365-2427.2007.01836.x</w:t>
      </w:r>
    </w:p>
    <w:p w14:paraId="2933F5C3" w14:textId="77777777" w:rsidR="00012A09" w:rsidRPr="00012A09" w:rsidRDefault="00012A09" w:rsidP="006B4BAF">
      <w:pPr>
        <w:pStyle w:val="Bibliographie1"/>
      </w:pPr>
      <w:r w:rsidRPr="00012A09">
        <w:t xml:space="preserve">Mischler, J., Johnson, P. T. J., McKenzie, V. J., &amp; Townsend, A. R. (2016). Parasite infection alters nitrogen cycling at the ecosystem scale. </w:t>
      </w:r>
      <w:r w:rsidRPr="00012A09">
        <w:rPr>
          <w:i/>
          <w:iCs/>
        </w:rPr>
        <w:t>Journal of Animal Ecology</w:t>
      </w:r>
      <w:r w:rsidRPr="00012A09">
        <w:t xml:space="preserve">, </w:t>
      </w:r>
      <w:r w:rsidRPr="00012A09">
        <w:rPr>
          <w:i/>
          <w:iCs/>
        </w:rPr>
        <w:t>85</w:t>
      </w:r>
      <w:r w:rsidRPr="00012A09">
        <w:t>(3), 817</w:t>
      </w:r>
      <w:r w:rsidRPr="00012A09">
        <w:rPr>
          <w:rFonts w:ascii="Cambria Math" w:hAnsi="Cambria Math" w:cs="Cambria Math"/>
        </w:rPr>
        <w:t>‑</w:t>
      </w:r>
      <w:r w:rsidRPr="00012A09">
        <w:t>828. https://doi.org/10.1111/1365-2656.12505</w:t>
      </w:r>
    </w:p>
    <w:p w14:paraId="496811F5" w14:textId="77777777" w:rsidR="00012A09" w:rsidRPr="00012A09" w:rsidRDefault="00012A09" w:rsidP="006B4BAF">
      <w:pPr>
        <w:pStyle w:val="Bibliographie1"/>
      </w:pPr>
      <w:r w:rsidRPr="00012A09">
        <w:t xml:space="preserve">Miura, O., Kuris, A. M., Torchin, M. E., Hechinger, R. F., &amp; Chiba, S. (2006). Parasites alter host phenotype and may create a new ecological niche for snail hosts. </w:t>
      </w:r>
      <w:r w:rsidRPr="00012A09">
        <w:rPr>
          <w:i/>
          <w:iCs/>
        </w:rPr>
        <w:t>Proceedings of the Royal Society B: Biological Sciences</w:t>
      </w:r>
      <w:r w:rsidRPr="00012A09">
        <w:t xml:space="preserve">, </w:t>
      </w:r>
      <w:r w:rsidRPr="00012A09">
        <w:rPr>
          <w:i/>
          <w:iCs/>
        </w:rPr>
        <w:t>273</w:t>
      </w:r>
      <w:r w:rsidRPr="00012A09">
        <w:t>(1592), 1323</w:t>
      </w:r>
      <w:r w:rsidRPr="00012A09">
        <w:rPr>
          <w:rFonts w:ascii="Cambria Math" w:hAnsi="Cambria Math" w:cs="Cambria Math"/>
        </w:rPr>
        <w:t>‑</w:t>
      </w:r>
      <w:r w:rsidRPr="00012A09">
        <w:t>1328. https://doi.org/10.1098/rspb.2005.3451</w:t>
      </w:r>
    </w:p>
    <w:p w14:paraId="3885AEDC" w14:textId="77777777" w:rsidR="00012A09" w:rsidRPr="00012A09" w:rsidRDefault="00012A09" w:rsidP="006B4BAF">
      <w:pPr>
        <w:pStyle w:val="Bibliographie1"/>
      </w:pPr>
      <w:r w:rsidRPr="00012A09">
        <w:lastRenderedPageBreak/>
        <w:t xml:space="preserve">Morley, N. J., Crane, M., &amp; Lewis, J. W. (2001). Toxicity of cadmium and zinc to Diplostomum spathaceum (Trematoda : Diplostomidae) cercarial survival. </w:t>
      </w:r>
      <w:r w:rsidRPr="00012A09">
        <w:rPr>
          <w:i/>
          <w:iCs/>
        </w:rPr>
        <w:t>International Journal for Parasitology</w:t>
      </w:r>
      <w:r w:rsidRPr="00012A09">
        <w:t xml:space="preserve">, </w:t>
      </w:r>
      <w:r w:rsidRPr="00012A09">
        <w:rPr>
          <w:i/>
          <w:iCs/>
        </w:rPr>
        <w:t>31</w:t>
      </w:r>
      <w:r w:rsidRPr="00012A09">
        <w:t>(11), 1211</w:t>
      </w:r>
      <w:r w:rsidRPr="00012A09">
        <w:rPr>
          <w:rFonts w:ascii="Cambria Math" w:hAnsi="Cambria Math" w:cs="Cambria Math"/>
        </w:rPr>
        <w:t>‑</w:t>
      </w:r>
      <w:r w:rsidRPr="00012A09">
        <w:t>1217. https://doi.org/10.1016/s0020-7519(01)00229-6</w:t>
      </w:r>
    </w:p>
    <w:p w14:paraId="7B91F301" w14:textId="77777777" w:rsidR="00012A09" w:rsidRPr="00012A09" w:rsidRDefault="00012A09" w:rsidP="006B4BAF">
      <w:pPr>
        <w:pStyle w:val="Bibliographie1"/>
      </w:pPr>
      <w:r w:rsidRPr="00012A09">
        <w:t xml:space="preserve">Narr, C. F., &amp; Frost, P. C. (2016). Exploited and excreting : Parasite type affects host nutrient recycling. </w:t>
      </w:r>
      <w:r w:rsidRPr="00012A09">
        <w:rPr>
          <w:i/>
          <w:iCs/>
        </w:rPr>
        <w:t>Ecology</w:t>
      </w:r>
      <w:r w:rsidRPr="00012A09">
        <w:t xml:space="preserve">, </w:t>
      </w:r>
      <w:r w:rsidRPr="00012A09">
        <w:rPr>
          <w:i/>
          <w:iCs/>
        </w:rPr>
        <w:t>97</w:t>
      </w:r>
      <w:r w:rsidRPr="00012A09">
        <w:t>(8), 2012</w:t>
      </w:r>
      <w:r w:rsidRPr="00012A09">
        <w:rPr>
          <w:rFonts w:ascii="Cambria Math" w:hAnsi="Cambria Math" w:cs="Cambria Math"/>
        </w:rPr>
        <w:t>‑</w:t>
      </w:r>
      <w:r w:rsidRPr="00012A09">
        <w:t>2020. https://doi.org/10.1002/ecy.1437</w:t>
      </w:r>
    </w:p>
    <w:p w14:paraId="29245956" w14:textId="77777777" w:rsidR="00012A09" w:rsidRPr="00012A09" w:rsidRDefault="00012A09" w:rsidP="006B4BAF">
      <w:pPr>
        <w:pStyle w:val="Bibliographie1"/>
      </w:pPr>
      <w:r w:rsidRPr="00012A09">
        <w:t xml:space="preserve">Ondračková, M., šIMKOVÁ, A., Gelnar, M., &amp; Jurajda, P. (2004). Posthodiplostomum cuticola (Digenea : Diplostomatidae) in intermediate fish hosts: factors contributing to the parasite infection and prey selection by the definitive bird host. </w:t>
      </w:r>
      <w:r w:rsidRPr="00012A09">
        <w:rPr>
          <w:i/>
          <w:iCs/>
        </w:rPr>
        <w:t>Parasitology</w:t>
      </w:r>
      <w:r w:rsidRPr="00012A09">
        <w:t xml:space="preserve">, </w:t>
      </w:r>
      <w:r w:rsidRPr="00012A09">
        <w:rPr>
          <w:i/>
          <w:iCs/>
        </w:rPr>
        <w:t>129</w:t>
      </w:r>
      <w:r w:rsidRPr="00012A09">
        <w:t>(6), 761</w:t>
      </w:r>
      <w:r w:rsidRPr="00012A09">
        <w:rPr>
          <w:rFonts w:ascii="Cambria Math" w:hAnsi="Cambria Math" w:cs="Cambria Math"/>
        </w:rPr>
        <w:t>‑</w:t>
      </w:r>
      <w:r w:rsidRPr="00012A09">
        <w:t>770. https://doi.org/10.1017/S0031182004006456</w:t>
      </w:r>
    </w:p>
    <w:p w14:paraId="72840856" w14:textId="77777777" w:rsidR="00012A09" w:rsidRPr="00012A09" w:rsidRDefault="00012A09" w:rsidP="006B4BAF">
      <w:pPr>
        <w:pStyle w:val="Bibliographie1"/>
      </w:pPr>
      <w:r w:rsidRPr="00012A09">
        <w:t xml:space="preserve">Palstra, A. P., Heppener, D. F. M., Ginneken, V. J. T. van, &amp; Székely, C. (2007). Swimming performance of silver eels is severely impaired by the swim-bladder parasite Anguillicola crassus. </w:t>
      </w:r>
      <w:r w:rsidRPr="00012A09">
        <w:rPr>
          <w:i/>
          <w:iCs/>
        </w:rPr>
        <w:t>JOURNAL OF EXPERIMENTAL MARINE BIOLOGY AND ECOLOGY</w:t>
      </w:r>
      <w:r w:rsidRPr="00012A09">
        <w:t xml:space="preserve">, </w:t>
      </w:r>
      <w:r w:rsidRPr="00012A09">
        <w:rPr>
          <w:i/>
          <w:iCs/>
        </w:rPr>
        <w:t>352</w:t>
      </w:r>
      <w:r w:rsidRPr="00012A09">
        <w:t>(1), Article 1.</w:t>
      </w:r>
    </w:p>
    <w:p w14:paraId="4E40D21D" w14:textId="77777777" w:rsidR="00012A09" w:rsidRPr="00012A09" w:rsidRDefault="00012A09" w:rsidP="006B4BAF">
      <w:pPr>
        <w:pStyle w:val="Bibliographie1"/>
      </w:pPr>
      <w:r w:rsidRPr="00012A09">
        <w:t xml:space="preserve">Paquette, C., Gregory-Eaves, I., &amp; Beisner, B. E. (2022). Environmental drivers of taxonomic and functional variation in zooplankton diversity and composition in freshwater lakes across Canadian continental watersheds. </w:t>
      </w:r>
      <w:r w:rsidRPr="00012A09">
        <w:rPr>
          <w:i/>
          <w:iCs/>
        </w:rPr>
        <w:t>Limnology and Oceanography</w:t>
      </w:r>
      <w:r w:rsidRPr="00012A09">
        <w:t xml:space="preserve">, </w:t>
      </w:r>
      <w:r w:rsidRPr="00012A09">
        <w:rPr>
          <w:i/>
          <w:iCs/>
        </w:rPr>
        <w:t>67</w:t>
      </w:r>
      <w:r w:rsidRPr="00012A09">
        <w:t>(5), 1081</w:t>
      </w:r>
      <w:r w:rsidRPr="00012A09">
        <w:rPr>
          <w:rFonts w:ascii="Cambria Math" w:hAnsi="Cambria Math" w:cs="Cambria Math"/>
        </w:rPr>
        <w:t>‑</w:t>
      </w:r>
      <w:r w:rsidRPr="00012A09">
        <w:t>1097. https://doi.org/10.1002/lno.12058</w:t>
      </w:r>
    </w:p>
    <w:p w14:paraId="27C97A94" w14:textId="77777777" w:rsidR="00012A09" w:rsidRPr="00F31E3D" w:rsidRDefault="00012A09" w:rsidP="006B4BAF">
      <w:pPr>
        <w:pStyle w:val="Bibliographie1"/>
        <w:rPr>
          <w:lang w:val="fr-CA"/>
        </w:rPr>
      </w:pPr>
      <w:r w:rsidRPr="00012A09">
        <w:t xml:space="preserve">Paradis, A. R., &amp; Chapleau, F. (1994). </w:t>
      </w:r>
      <w:r w:rsidRPr="00F31E3D">
        <w:rPr>
          <w:lang w:val="fr-CA"/>
        </w:rPr>
        <w:t xml:space="preserve">Impact de la maladie des points noirs sur la biologie du complexe Phoxinus (Cyprinidae) du lac Fortune, Québec. </w:t>
      </w:r>
      <w:r w:rsidRPr="00F31E3D">
        <w:rPr>
          <w:i/>
          <w:iCs/>
          <w:lang w:val="fr-CA"/>
        </w:rPr>
        <w:t>Canadian Journal of Zoology</w:t>
      </w:r>
      <w:r w:rsidRPr="00F31E3D">
        <w:rPr>
          <w:lang w:val="fr-CA"/>
        </w:rPr>
        <w:t xml:space="preserve">, </w:t>
      </w:r>
      <w:r w:rsidRPr="00F31E3D">
        <w:rPr>
          <w:i/>
          <w:iCs/>
          <w:lang w:val="fr-CA"/>
        </w:rPr>
        <w:t>72</w:t>
      </w:r>
      <w:r w:rsidRPr="00F31E3D">
        <w:rPr>
          <w:lang w:val="fr-CA"/>
        </w:rPr>
        <w:t>(9), 1611</w:t>
      </w:r>
      <w:r w:rsidRPr="00F31E3D">
        <w:rPr>
          <w:rFonts w:ascii="Cambria Math" w:hAnsi="Cambria Math" w:cs="Cambria Math"/>
          <w:lang w:val="fr-CA"/>
        </w:rPr>
        <w:t>‑</w:t>
      </w:r>
      <w:r w:rsidRPr="00F31E3D">
        <w:rPr>
          <w:lang w:val="fr-CA"/>
        </w:rPr>
        <w:t>1615. https://doi.org/10.1139/z94-214</w:t>
      </w:r>
    </w:p>
    <w:p w14:paraId="777043A6" w14:textId="77777777" w:rsidR="00012A09" w:rsidRPr="00012A09" w:rsidRDefault="00012A09" w:rsidP="006B4BAF">
      <w:pPr>
        <w:pStyle w:val="Bibliographie1"/>
      </w:pPr>
      <w:r w:rsidRPr="00F31E3D">
        <w:rPr>
          <w:lang w:val="fr-CA"/>
        </w:rPr>
        <w:t xml:space="preserve">Pascal, L., Grémare, A., de Montaudouin, X., Deflandre, B., Romero-Ramirez, A., &amp; Maire, O. (2020). </w:t>
      </w:r>
      <w:r w:rsidRPr="00012A09">
        <w:t xml:space="preserve">Parasitism in ecosystem engineer species : A key factor controlling marine ecosystem functioning. </w:t>
      </w:r>
      <w:r w:rsidRPr="00012A09">
        <w:rPr>
          <w:i/>
          <w:iCs/>
        </w:rPr>
        <w:t>Journal of Animal Ecology</w:t>
      </w:r>
      <w:r w:rsidRPr="00012A09">
        <w:t xml:space="preserve">, </w:t>
      </w:r>
      <w:r w:rsidRPr="00012A09">
        <w:rPr>
          <w:i/>
          <w:iCs/>
        </w:rPr>
        <w:t>89</w:t>
      </w:r>
      <w:r w:rsidRPr="00012A09">
        <w:t>(9), 2192</w:t>
      </w:r>
      <w:r w:rsidRPr="00012A09">
        <w:rPr>
          <w:rFonts w:ascii="Cambria Math" w:hAnsi="Cambria Math" w:cs="Cambria Math"/>
        </w:rPr>
        <w:t>‑</w:t>
      </w:r>
      <w:r w:rsidRPr="00012A09">
        <w:t>2205. https://doi.org/10.1111/1365-2656.13236</w:t>
      </w:r>
    </w:p>
    <w:p w14:paraId="28E026E0" w14:textId="77777777" w:rsidR="00012A09" w:rsidRPr="00012A09" w:rsidRDefault="00012A09" w:rsidP="006B4BAF">
      <w:pPr>
        <w:pStyle w:val="Bibliographie1"/>
      </w:pPr>
      <w:r w:rsidRPr="00012A09">
        <w:t xml:space="preserve">Pechenik, J. A., &amp; Fried, B. (1995). Effect of temperature on survival and infectivity of Echinostoma trivolvis cercariae : A test of the energy limitation hypothesis. </w:t>
      </w:r>
      <w:r w:rsidRPr="00012A09">
        <w:rPr>
          <w:i/>
          <w:iCs/>
        </w:rPr>
        <w:t>Parasitology</w:t>
      </w:r>
      <w:r w:rsidRPr="00012A09">
        <w:t xml:space="preserve">, </w:t>
      </w:r>
      <w:r w:rsidRPr="00012A09">
        <w:rPr>
          <w:i/>
          <w:iCs/>
        </w:rPr>
        <w:t>111</w:t>
      </w:r>
      <w:r w:rsidRPr="00012A09">
        <w:t>(3), 373</w:t>
      </w:r>
      <w:r w:rsidRPr="00012A09">
        <w:rPr>
          <w:rFonts w:ascii="Cambria Math" w:hAnsi="Cambria Math" w:cs="Cambria Math"/>
        </w:rPr>
        <w:t>‑</w:t>
      </w:r>
      <w:r w:rsidRPr="00012A09">
        <w:t>378. https://doi.org/10.1017/S0031182000081920</w:t>
      </w:r>
    </w:p>
    <w:p w14:paraId="3A4024AF" w14:textId="77777777" w:rsidR="00012A09" w:rsidRPr="00012A09" w:rsidRDefault="00012A09" w:rsidP="006B4BAF">
      <w:pPr>
        <w:pStyle w:val="Bibliographie1"/>
      </w:pPr>
      <w:r w:rsidRPr="00012A09">
        <w:t xml:space="preserve">Pietrock, M., &amp; Marcogliese, D. J. (2003). Free-living endohelminth stages : At the mercy of environmental conditions. </w:t>
      </w:r>
      <w:r w:rsidRPr="00012A09">
        <w:rPr>
          <w:i/>
          <w:iCs/>
        </w:rPr>
        <w:t>Trends in Parasitology</w:t>
      </w:r>
      <w:r w:rsidRPr="00012A09">
        <w:t xml:space="preserve">, </w:t>
      </w:r>
      <w:r w:rsidRPr="00012A09">
        <w:rPr>
          <w:i/>
          <w:iCs/>
        </w:rPr>
        <w:t>19</w:t>
      </w:r>
      <w:r w:rsidRPr="00012A09">
        <w:t>(7), 293</w:t>
      </w:r>
      <w:r w:rsidRPr="00012A09">
        <w:rPr>
          <w:rFonts w:ascii="Cambria Math" w:hAnsi="Cambria Math" w:cs="Cambria Math"/>
        </w:rPr>
        <w:t>‑</w:t>
      </w:r>
      <w:r w:rsidRPr="00012A09">
        <w:t>299. https://doi.org/10.1016/s1471-4922(03)00117-x</w:t>
      </w:r>
    </w:p>
    <w:p w14:paraId="49CC2816" w14:textId="77777777" w:rsidR="00012A09" w:rsidRPr="00012A09" w:rsidRDefault="00012A09" w:rsidP="006B4BAF">
      <w:pPr>
        <w:pStyle w:val="Bibliographie1"/>
      </w:pPr>
      <w:r w:rsidRPr="00012A09">
        <w:t xml:space="preserve">Poff, N., Brinson, M., &amp; Day, J. (2002). Aquatic Ecosystems &amp; Global Climate Change – Potential Impacts on Inland Freshwater and Coastal Wetland Ecosystems in the United States. </w:t>
      </w:r>
      <w:r w:rsidRPr="00012A09">
        <w:rPr>
          <w:i/>
          <w:iCs/>
        </w:rPr>
        <w:t>Pew Center for Global Change</w:t>
      </w:r>
      <w:r w:rsidRPr="00012A09">
        <w:t>.</w:t>
      </w:r>
    </w:p>
    <w:p w14:paraId="382ABE04" w14:textId="77777777" w:rsidR="00012A09" w:rsidRPr="00012A09" w:rsidRDefault="00012A09" w:rsidP="006B4BAF">
      <w:pPr>
        <w:pStyle w:val="Bibliographie1"/>
      </w:pPr>
      <w:r w:rsidRPr="00012A09">
        <w:t xml:space="preserve">Pörtner, H.-O., Scholes, R. J., Agard, J., Archer, E., Arneth, A., Bai, X., Barnes, D., Burrows, M., Chan, L., Cheung, W. L. (William), Diamond, S., Donatti, C., Duarte, C., Eisenhauer, N., Foden, W., Gasalla, M. A., Handa, C., Hickler, T., Hoegh-Guldberg, O., … Ngo, H. (2021). </w:t>
      </w:r>
      <w:r w:rsidRPr="00012A09">
        <w:rPr>
          <w:i/>
          <w:iCs/>
        </w:rPr>
        <w:t xml:space="preserve">Scientific </w:t>
      </w:r>
      <w:r w:rsidRPr="00012A09">
        <w:rPr>
          <w:i/>
          <w:iCs/>
        </w:rPr>
        <w:lastRenderedPageBreak/>
        <w:t>outcome of the IPBES-IPCC co-sponsored workshop on biodiversity and climate change</w:t>
      </w:r>
      <w:r w:rsidRPr="00012A09">
        <w:t>. Zenodo. https://doi.org/10.5281/zenodo.5101125</w:t>
      </w:r>
    </w:p>
    <w:p w14:paraId="5AC87A1D" w14:textId="77777777" w:rsidR="00012A09" w:rsidRPr="00012A09" w:rsidRDefault="00012A09" w:rsidP="006B4BAF">
      <w:pPr>
        <w:pStyle w:val="Bibliographie1"/>
      </w:pPr>
      <w:r w:rsidRPr="00012A09">
        <w:t xml:space="preserve">Post, G. (1987). </w:t>
      </w:r>
      <w:r w:rsidRPr="00012A09">
        <w:rPr>
          <w:i/>
          <w:iCs/>
        </w:rPr>
        <w:t>Textbook of fish health</w:t>
      </w:r>
      <w:r w:rsidRPr="00012A09">
        <w:t xml:space="preserve"> (Rev. and expanded ed). T.F.H. Publications.</w:t>
      </w:r>
    </w:p>
    <w:p w14:paraId="5801A27F" w14:textId="77777777" w:rsidR="00012A09" w:rsidRPr="00012A09" w:rsidRDefault="00012A09" w:rsidP="006B4BAF">
      <w:pPr>
        <w:pStyle w:val="Bibliographie1"/>
      </w:pPr>
      <w:r w:rsidRPr="00012A09">
        <w:t xml:space="preserve">Poulin, R. (1992). Toxic pollution and parasitism in freshwater fish. </w:t>
      </w:r>
      <w:r w:rsidRPr="00012A09">
        <w:rPr>
          <w:i/>
          <w:iCs/>
        </w:rPr>
        <w:t>Parasitology Today</w:t>
      </w:r>
      <w:r w:rsidRPr="00012A09">
        <w:t xml:space="preserve">, </w:t>
      </w:r>
      <w:r w:rsidRPr="00012A09">
        <w:rPr>
          <w:i/>
          <w:iCs/>
        </w:rPr>
        <w:t>8</w:t>
      </w:r>
      <w:r w:rsidRPr="00012A09">
        <w:t>(2), 58</w:t>
      </w:r>
      <w:r w:rsidRPr="00012A09">
        <w:rPr>
          <w:rFonts w:ascii="Cambria Math" w:hAnsi="Cambria Math" w:cs="Cambria Math"/>
        </w:rPr>
        <w:t>‑</w:t>
      </w:r>
      <w:r w:rsidRPr="00012A09">
        <w:t>61. https://doi.org/10.1016/0169-4758(92)90090-O</w:t>
      </w:r>
    </w:p>
    <w:p w14:paraId="51C3B48F" w14:textId="77777777" w:rsidR="00012A09" w:rsidRPr="00012A09" w:rsidRDefault="00012A09" w:rsidP="006B4BAF">
      <w:pPr>
        <w:pStyle w:val="Bibliographie1"/>
      </w:pPr>
      <w:r w:rsidRPr="00012A09">
        <w:t xml:space="preserve">Poulin, R. (1999). The functional importance of parasites in animal communities : Many roles at many levels? </w:t>
      </w:r>
      <w:r w:rsidRPr="00012A09">
        <w:rPr>
          <w:i/>
          <w:iCs/>
        </w:rPr>
        <w:t>International Journal for Parasitology</w:t>
      </w:r>
      <w:r w:rsidRPr="00012A09">
        <w:t xml:space="preserve">, </w:t>
      </w:r>
      <w:r w:rsidRPr="00012A09">
        <w:rPr>
          <w:i/>
          <w:iCs/>
        </w:rPr>
        <w:t>29</w:t>
      </w:r>
      <w:r w:rsidRPr="00012A09">
        <w:t>(6), 903</w:t>
      </w:r>
      <w:r w:rsidRPr="00012A09">
        <w:rPr>
          <w:rFonts w:ascii="Cambria Math" w:hAnsi="Cambria Math" w:cs="Cambria Math"/>
        </w:rPr>
        <w:t>‑</w:t>
      </w:r>
      <w:r w:rsidRPr="00012A09">
        <w:t>914. https://doi.org/10.1016/S0020-7519(99)00045-4</w:t>
      </w:r>
    </w:p>
    <w:p w14:paraId="5BF2A44B" w14:textId="77777777" w:rsidR="00012A09" w:rsidRPr="00012A09" w:rsidRDefault="00012A09" w:rsidP="006B4BAF">
      <w:pPr>
        <w:pStyle w:val="Bibliographie1"/>
      </w:pPr>
      <w:r w:rsidRPr="00012A09">
        <w:t xml:space="preserve">Poulin, R. (2007). Are there general laws in parasite ecology? </w:t>
      </w:r>
      <w:r w:rsidRPr="00012A09">
        <w:rPr>
          <w:i/>
          <w:iCs/>
        </w:rPr>
        <w:t>Parasitology</w:t>
      </w:r>
      <w:r w:rsidRPr="00012A09">
        <w:t xml:space="preserve">, </w:t>
      </w:r>
      <w:r w:rsidRPr="00012A09">
        <w:rPr>
          <w:i/>
          <w:iCs/>
        </w:rPr>
        <w:t>134</w:t>
      </w:r>
      <w:r w:rsidRPr="00012A09">
        <w:t>(Pt 6), 763</w:t>
      </w:r>
      <w:r w:rsidRPr="00012A09">
        <w:rPr>
          <w:rFonts w:ascii="Cambria Math" w:hAnsi="Cambria Math" w:cs="Cambria Math"/>
        </w:rPr>
        <w:t>‑</w:t>
      </w:r>
      <w:r w:rsidRPr="00012A09">
        <w:t>776. https://doi.org/10.1017/S0031182006002150</w:t>
      </w:r>
    </w:p>
    <w:p w14:paraId="0695C2FE" w14:textId="77777777" w:rsidR="00012A09" w:rsidRPr="00012A09" w:rsidRDefault="00012A09" w:rsidP="006B4BAF">
      <w:pPr>
        <w:pStyle w:val="Bibliographie1"/>
      </w:pPr>
      <w:r w:rsidRPr="00012A09">
        <w:t xml:space="preserve">Poulin, R. (2013). Explaining variability in parasite aggregation levels among host samples. </w:t>
      </w:r>
      <w:r w:rsidRPr="00012A09">
        <w:rPr>
          <w:i/>
          <w:iCs/>
        </w:rPr>
        <w:t>Parasitology</w:t>
      </w:r>
      <w:r w:rsidRPr="00012A09">
        <w:t xml:space="preserve">, </w:t>
      </w:r>
      <w:r w:rsidRPr="00012A09">
        <w:rPr>
          <w:i/>
          <w:iCs/>
        </w:rPr>
        <w:t>140</w:t>
      </w:r>
      <w:r w:rsidRPr="00012A09">
        <w:t>(4), 541</w:t>
      </w:r>
      <w:r w:rsidRPr="00012A09">
        <w:rPr>
          <w:rFonts w:ascii="Cambria Math" w:hAnsi="Cambria Math" w:cs="Cambria Math"/>
        </w:rPr>
        <w:t>‑</w:t>
      </w:r>
      <w:r w:rsidRPr="00012A09">
        <w:t>546. https://doi.org/10.1017/S0031182012002053</w:t>
      </w:r>
    </w:p>
    <w:p w14:paraId="3A663369" w14:textId="77777777" w:rsidR="00012A09" w:rsidRPr="00F31E3D" w:rsidRDefault="00012A09" w:rsidP="006B4BAF">
      <w:pPr>
        <w:pStyle w:val="Bibliographie1"/>
        <w:rPr>
          <w:lang w:val="fr-CA"/>
        </w:rPr>
      </w:pPr>
      <w:r w:rsidRPr="00012A09">
        <w:t xml:space="preserve">Poulin, R., Closs, G. P., Lill, A. W. T., Hicks, A. S., Herrmann, K. K., &amp; Kelly, D. W. (2012). Migration as an escape from parasitism in New Zealand galaxiid fishes. </w:t>
      </w:r>
      <w:r w:rsidRPr="00F31E3D">
        <w:rPr>
          <w:i/>
          <w:iCs/>
          <w:lang w:val="fr-CA"/>
        </w:rPr>
        <w:t>Oecologia</w:t>
      </w:r>
      <w:r w:rsidRPr="00F31E3D">
        <w:rPr>
          <w:lang w:val="fr-CA"/>
        </w:rPr>
        <w:t xml:space="preserve">, </w:t>
      </w:r>
      <w:r w:rsidRPr="00F31E3D">
        <w:rPr>
          <w:i/>
          <w:iCs/>
          <w:lang w:val="fr-CA"/>
        </w:rPr>
        <w:t>169</w:t>
      </w:r>
      <w:r w:rsidRPr="00F31E3D">
        <w:rPr>
          <w:lang w:val="fr-CA"/>
        </w:rPr>
        <w:t>(4), 955</w:t>
      </w:r>
      <w:r w:rsidRPr="00F31E3D">
        <w:rPr>
          <w:rFonts w:ascii="Cambria Math" w:hAnsi="Cambria Math" w:cs="Cambria Math"/>
          <w:lang w:val="fr-CA"/>
        </w:rPr>
        <w:t>‑</w:t>
      </w:r>
      <w:r w:rsidRPr="00F31E3D">
        <w:rPr>
          <w:lang w:val="fr-CA"/>
        </w:rPr>
        <w:t>963. https://doi.org/10.1007/s00442-012-2251-x</w:t>
      </w:r>
    </w:p>
    <w:p w14:paraId="7DCF1244" w14:textId="77777777" w:rsidR="00012A09" w:rsidRPr="00012A09" w:rsidRDefault="00012A09" w:rsidP="006B4BAF">
      <w:pPr>
        <w:pStyle w:val="Bibliographie1"/>
      </w:pPr>
      <w:r w:rsidRPr="00F31E3D">
        <w:rPr>
          <w:lang w:val="fr-CA"/>
        </w:rPr>
        <w:t xml:space="preserve">Poulin, R., &amp; de Angeli Dutra, D. (2021). </w:t>
      </w:r>
      <w:r w:rsidRPr="00012A09">
        <w:t xml:space="preserve">Animal migrations and parasitism : Reciprocal effects within a unified framework. </w:t>
      </w:r>
      <w:r w:rsidRPr="00012A09">
        <w:rPr>
          <w:i/>
          <w:iCs/>
        </w:rPr>
        <w:t>Biological Reviews</w:t>
      </w:r>
      <w:r w:rsidRPr="00012A09">
        <w:t xml:space="preserve">, </w:t>
      </w:r>
      <w:r w:rsidRPr="00012A09">
        <w:rPr>
          <w:i/>
          <w:iCs/>
        </w:rPr>
        <w:t>96</w:t>
      </w:r>
      <w:r w:rsidRPr="00012A09">
        <w:t>(4), 1331</w:t>
      </w:r>
      <w:r w:rsidRPr="00012A09">
        <w:rPr>
          <w:rFonts w:ascii="Cambria Math" w:hAnsi="Cambria Math" w:cs="Cambria Math"/>
        </w:rPr>
        <w:t>‑</w:t>
      </w:r>
      <w:r w:rsidRPr="00012A09">
        <w:t>1348. https://doi.org/10.1111/brv.12704</w:t>
      </w:r>
    </w:p>
    <w:p w14:paraId="0BFCB3B7" w14:textId="77777777" w:rsidR="00012A09" w:rsidRPr="00012A09" w:rsidRDefault="00012A09" w:rsidP="006B4BAF">
      <w:pPr>
        <w:pStyle w:val="Bibliographie1"/>
      </w:pPr>
      <w:r w:rsidRPr="00012A09">
        <w:t xml:space="preserve">Poulin, R., &amp; FitzGerald, G. J. (1989). Risk of parasitism and microhabitat selection in juvenile sticklebacks. </w:t>
      </w:r>
      <w:r w:rsidRPr="00012A09">
        <w:rPr>
          <w:i/>
          <w:iCs/>
        </w:rPr>
        <w:t>Canadian Journal of Zoology</w:t>
      </w:r>
      <w:r w:rsidRPr="00012A09">
        <w:t xml:space="preserve">, </w:t>
      </w:r>
      <w:r w:rsidRPr="00012A09">
        <w:rPr>
          <w:i/>
          <w:iCs/>
        </w:rPr>
        <w:t>67</w:t>
      </w:r>
      <w:r w:rsidRPr="00012A09">
        <w:t>(1), 14</w:t>
      </w:r>
      <w:r w:rsidRPr="00012A09">
        <w:rPr>
          <w:rFonts w:ascii="Cambria Math" w:hAnsi="Cambria Math" w:cs="Cambria Math"/>
        </w:rPr>
        <w:t>‑</w:t>
      </w:r>
      <w:r w:rsidRPr="00012A09">
        <w:t>18. https://doi.org/10.1139/z89-003</w:t>
      </w:r>
    </w:p>
    <w:p w14:paraId="78873471" w14:textId="77777777" w:rsidR="00012A09" w:rsidRPr="00012A09" w:rsidRDefault="00012A09" w:rsidP="006B4BAF">
      <w:pPr>
        <w:pStyle w:val="Bibliographie1"/>
      </w:pPr>
      <w:r w:rsidRPr="00012A09">
        <w:t xml:space="preserve">Poulin, R., &amp; Latham, A. D. M. (2002). Parasitism and the burrowing depth of the beach hopper Talorchestia quoyana (Amphipoda : Talitridae). </w:t>
      </w:r>
      <w:r w:rsidRPr="00012A09">
        <w:rPr>
          <w:i/>
          <w:iCs/>
        </w:rPr>
        <w:t>Animal Behaviour</w:t>
      </w:r>
      <w:r w:rsidRPr="00012A09">
        <w:t xml:space="preserve">, </w:t>
      </w:r>
      <w:r w:rsidRPr="00012A09">
        <w:rPr>
          <w:i/>
          <w:iCs/>
        </w:rPr>
        <w:t>63</w:t>
      </w:r>
      <w:r w:rsidRPr="00012A09">
        <w:t>(2), 269</w:t>
      </w:r>
      <w:r w:rsidRPr="00012A09">
        <w:rPr>
          <w:rFonts w:ascii="Cambria Math" w:hAnsi="Cambria Math" w:cs="Cambria Math"/>
        </w:rPr>
        <w:t>‑</w:t>
      </w:r>
      <w:r w:rsidRPr="00012A09">
        <w:t>275. https://doi.org/10.1006/anbe.2001.1938</w:t>
      </w:r>
    </w:p>
    <w:p w14:paraId="75F3BF65" w14:textId="77777777" w:rsidR="00012A09" w:rsidRPr="00012A09" w:rsidRDefault="00012A09" w:rsidP="006B4BAF">
      <w:pPr>
        <w:pStyle w:val="Bibliographie1"/>
      </w:pPr>
      <w:r w:rsidRPr="00012A09">
        <w:t xml:space="preserve">Preston, D. L., Orlofske, S. A., Lambden, J. P., &amp; Johnson, P. T. J. (2013). Biomass and productivity of trematode parasites in pond ecosystems. </w:t>
      </w:r>
      <w:r w:rsidRPr="00012A09">
        <w:rPr>
          <w:i/>
          <w:iCs/>
        </w:rPr>
        <w:t>The Journal of Animal Ecology</w:t>
      </w:r>
      <w:r w:rsidRPr="00012A09">
        <w:t xml:space="preserve">, </w:t>
      </w:r>
      <w:r w:rsidRPr="00012A09">
        <w:rPr>
          <w:i/>
          <w:iCs/>
        </w:rPr>
        <w:t>82</w:t>
      </w:r>
      <w:r w:rsidRPr="00012A09">
        <w:t>(3), 509</w:t>
      </w:r>
      <w:r w:rsidRPr="00012A09">
        <w:rPr>
          <w:rFonts w:ascii="Cambria Math" w:hAnsi="Cambria Math" w:cs="Cambria Math"/>
        </w:rPr>
        <w:t>‑</w:t>
      </w:r>
      <w:r w:rsidRPr="00012A09">
        <w:t>517. https://doi.org/10.1111/1365-2656.12030</w:t>
      </w:r>
    </w:p>
    <w:p w14:paraId="2302788F" w14:textId="77777777" w:rsidR="00012A09" w:rsidRPr="00012A09" w:rsidRDefault="00012A09" w:rsidP="006B4BAF">
      <w:pPr>
        <w:pStyle w:val="Bibliographie1"/>
      </w:pPr>
      <w:r w:rsidRPr="00012A09">
        <w:t xml:space="preserve">Preston, D., Mischler, J. A., Townsend, A., &amp; Johnson, P. T. J. (2016). Disease Ecology Meets Ecosystem Science. </w:t>
      </w:r>
      <w:r w:rsidRPr="00012A09">
        <w:rPr>
          <w:i/>
          <w:iCs/>
        </w:rPr>
        <w:t>Ecosystems</w:t>
      </w:r>
      <w:r w:rsidRPr="00012A09">
        <w:t>. https://www.semanticscholar.org/paper/Disease-Ecology-Meets-Ecosystem-Science-Preston-Mischler/f2501b3d77b5082744504433b647d826696d64d8</w:t>
      </w:r>
    </w:p>
    <w:p w14:paraId="30D7CAF6" w14:textId="77777777" w:rsidR="00012A09" w:rsidRPr="00012A09" w:rsidRDefault="00012A09" w:rsidP="006B4BAF">
      <w:pPr>
        <w:pStyle w:val="Bibliographie1"/>
      </w:pPr>
      <w:r w:rsidRPr="00012A09">
        <w:t xml:space="preserve">Price, P. W. (1980). Evolutionary biology of parasites. </w:t>
      </w:r>
      <w:r w:rsidRPr="00012A09">
        <w:rPr>
          <w:i/>
          <w:iCs/>
        </w:rPr>
        <w:t>Monographs in Population Biology</w:t>
      </w:r>
      <w:r w:rsidRPr="00012A09">
        <w:t xml:space="preserve">, </w:t>
      </w:r>
      <w:r w:rsidRPr="00012A09">
        <w:rPr>
          <w:i/>
          <w:iCs/>
        </w:rPr>
        <w:t>15</w:t>
      </w:r>
      <w:r w:rsidRPr="00012A09">
        <w:t>, 1</w:t>
      </w:r>
      <w:r w:rsidRPr="00012A09">
        <w:rPr>
          <w:rFonts w:ascii="Cambria Math" w:hAnsi="Cambria Math" w:cs="Cambria Math"/>
        </w:rPr>
        <w:t>‑</w:t>
      </w:r>
      <w:r w:rsidRPr="00012A09">
        <w:t>237.</w:t>
      </w:r>
    </w:p>
    <w:p w14:paraId="6191FE01" w14:textId="77777777" w:rsidR="00012A09" w:rsidRPr="00012A09" w:rsidRDefault="00012A09" w:rsidP="006B4BAF">
      <w:pPr>
        <w:pStyle w:val="Bibliographie1"/>
      </w:pPr>
      <w:r w:rsidRPr="00012A09">
        <w:t xml:space="preserve">Resetarits, E. J., &amp; Byers, J. E. (2023). The role of small-scale environmental gradients on trematode infection. </w:t>
      </w:r>
      <w:r w:rsidRPr="00012A09">
        <w:rPr>
          <w:i/>
          <w:iCs/>
        </w:rPr>
        <w:t>Freshwater Biology</w:t>
      </w:r>
      <w:r w:rsidRPr="00012A09">
        <w:t xml:space="preserve">, </w:t>
      </w:r>
      <w:r w:rsidRPr="00012A09">
        <w:rPr>
          <w:i/>
          <w:iCs/>
        </w:rPr>
        <w:t>68</w:t>
      </w:r>
      <w:r w:rsidRPr="00012A09">
        <w:t>(8), 1453</w:t>
      </w:r>
      <w:r w:rsidRPr="00012A09">
        <w:rPr>
          <w:rFonts w:ascii="Cambria Math" w:hAnsi="Cambria Math" w:cs="Cambria Math"/>
        </w:rPr>
        <w:t>‑</w:t>
      </w:r>
      <w:r w:rsidRPr="00012A09">
        <w:t>1461. https://doi.org/10.1111/fwb.14140</w:t>
      </w:r>
    </w:p>
    <w:p w14:paraId="38CA66DF" w14:textId="77777777" w:rsidR="00012A09" w:rsidRPr="00012A09" w:rsidRDefault="00012A09" w:rsidP="006B4BAF">
      <w:pPr>
        <w:pStyle w:val="Bibliographie1"/>
      </w:pPr>
      <w:r w:rsidRPr="00012A09">
        <w:lastRenderedPageBreak/>
        <w:t xml:space="preserve">Rohlenová, K., Morand, S., Hyršl, P., Tolarová, S., Flajšhans, M., &amp; Šimková, A. (2011). Are fish immune systems really affected by parasites? An immunoecological study of common carp (Cyprinus carpio). </w:t>
      </w:r>
      <w:r w:rsidRPr="00012A09">
        <w:rPr>
          <w:i/>
          <w:iCs/>
        </w:rPr>
        <w:t>Parasites &amp; Vectors</w:t>
      </w:r>
      <w:r w:rsidRPr="00012A09">
        <w:t xml:space="preserve">, </w:t>
      </w:r>
      <w:r w:rsidRPr="00012A09">
        <w:rPr>
          <w:i/>
          <w:iCs/>
        </w:rPr>
        <w:t>4</w:t>
      </w:r>
      <w:r w:rsidRPr="00012A09">
        <w:t>(1), 120. https://doi.org/10.1186/1756-3305-4-120</w:t>
      </w:r>
    </w:p>
    <w:p w14:paraId="47D9522D" w14:textId="77777777" w:rsidR="00012A09" w:rsidRPr="00012A09" w:rsidRDefault="00012A09" w:rsidP="006B4BAF">
      <w:pPr>
        <w:pStyle w:val="Bibliographie1"/>
      </w:pPr>
      <w:r w:rsidRPr="00012A09">
        <w:t xml:space="preserve">Rosenqvist, G., &amp; Johansson, K. (1995). Male avoidance of parasitized females explained by direct benefits in a pipefish. </w:t>
      </w:r>
      <w:r w:rsidRPr="00012A09">
        <w:rPr>
          <w:i/>
          <w:iCs/>
        </w:rPr>
        <w:t>Animal Behaviour</w:t>
      </w:r>
      <w:r w:rsidRPr="00012A09">
        <w:t xml:space="preserve">, </w:t>
      </w:r>
      <w:r w:rsidRPr="00012A09">
        <w:rPr>
          <w:i/>
          <w:iCs/>
        </w:rPr>
        <w:t>49</w:t>
      </w:r>
      <w:r w:rsidRPr="00012A09">
        <w:t>(4), 1039</w:t>
      </w:r>
      <w:r w:rsidRPr="00012A09">
        <w:rPr>
          <w:rFonts w:ascii="Cambria Math" w:hAnsi="Cambria Math" w:cs="Cambria Math"/>
        </w:rPr>
        <w:t>‑</w:t>
      </w:r>
      <w:r w:rsidRPr="00012A09">
        <w:t>1045. https://doi.org/10.1006/anbe.1995.0133</w:t>
      </w:r>
    </w:p>
    <w:p w14:paraId="77326807" w14:textId="77777777" w:rsidR="00012A09" w:rsidRPr="00012A09" w:rsidRDefault="00012A09" w:rsidP="006B4BAF">
      <w:pPr>
        <w:pStyle w:val="Bibliographie1"/>
      </w:pPr>
      <w:r w:rsidRPr="00012A09">
        <w:t xml:space="preserve">Sala, O. E., Chapin, F. S., Armesto, J. J., Berlow, E., Bloomfield, J., Dirzo, R., Huber-Sanwald, E., Huenneke, L. F., Jackson, R. B., Kinzig, A., Leemans, R., Lodge, D. M., Mooney, H. A., Oesterheld, M., Poff, N. L., Sykes, M. T., Walker, B. H., Walker, M., &amp; Wall, D. H. (2000). Global biodiversity scenarios for the year 2100. </w:t>
      </w:r>
      <w:r w:rsidRPr="00012A09">
        <w:rPr>
          <w:i/>
          <w:iCs/>
        </w:rPr>
        <w:t>Science (New York, N.Y.)</w:t>
      </w:r>
      <w:r w:rsidRPr="00012A09">
        <w:t xml:space="preserve">, </w:t>
      </w:r>
      <w:r w:rsidRPr="00012A09">
        <w:rPr>
          <w:i/>
          <w:iCs/>
        </w:rPr>
        <w:t>287</w:t>
      </w:r>
      <w:r w:rsidRPr="00012A09">
        <w:t>(5459), 1770</w:t>
      </w:r>
      <w:r w:rsidRPr="00012A09">
        <w:rPr>
          <w:rFonts w:ascii="Cambria Math" w:hAnsi="Cambria Math" w:cs="Cambria Math"/>
        </w:rPr>
        <w:t>‑</w:t>
      </w:r>
      <w:r w:rsidRPr="00012A09">
        <w:t>1774. https://doi.org/10.1126/science.287.5459.1770</w:t>
      </w:r>
    </w:p>
    <w:p w14:paraId="63CDD305" w14:textId="77777777" w:rsidR="00012A09" w:rsidRPr="00012A09" w:rsidRDefault="00012A09" w:rsidP="006B4BAF">
      <w:pPr>
        <w:pStyle w:val="Bibliographie1"/>
      </w:pPr>
      <w:r w:rsidRPr="00012A09">
        <w:t xml:space="preserve">Sato, T., Egusa, T., Fukushima, K., Oda, T., Ohte, N., Tokuchi, N., Watanabe, K., Kanaiwa, M., Murakami, I., &amp; Lafferty, K. D. (2012). Nematomorph parasites indirectly alter the food web and ecosystem function of streams through behavioural manipulation of their cricket hosts. </w:t>
      </w:r>
      <w:r w:rsidRPr="00012A09">
        <w:rPr>
          <w:i/>
          <w:iCs/>
        </w:rPr>
        <w:t>Ecology Letters</w:t>
      </w:r>
      <w:r w:rsidRPr="00012A09">
        <w:t xml:space="preserve">, </w:t>
      </w:r>
      <w:r w:rsidRPr="00012A09">
        <w:rPr>
          <w:i/>
          <w:iCs/>
        </w:rPr>
        <w:t>15</w:t>
      </w:r>
      <w:r w:rsidRPr="00012A09">
        <w:t>(8), 786</w:t>
      </w:r>
      <w:r w:rsidRPr="00012A09">
        <w:rPr>
          <w:rFonts w:ascii="Cambria Math" w:hAnsi="Cambria Math" w:cs="Cambria Math"/>
        </w:rPr>
        <w:t>‑</w:t>
      </w:r>
      <w:r w:rsidRPr="00012A09">
        <w:t>793. https://doi.org/10.1111/j.1461-0248.2012.01798.x</w:t>
      </w:r>
    </w:p>
    <w:p w14:paraId="6A255808" w14:textId="77777777" w:rsidR="00012A09" w:rsidRPr="00012A09" w:rsidRDefault="00012A09" w:rsidP="006B4BAF">
      <w:pPr>
        <w:pStyle w:val="Bibliographie1"/>
      </w:pPr>
      <w:r w:rsidRPr="00012A09">
        <w:t xml:space="preserve">Schaaf, C. J., Kelson, S. J., Nusslé, S. C., &amp; Carlson, S. M. (2017). Black spot infection in juvenile steelhead trout increases with stream temperature in northern California. </w:t>
      </w:r>
      <w:r w:rsidRPr="00012A09">
        <w:rPr>
          <w:i/>
          <w:iCs/>
        </w:rPr>
        <w:t>Environmental Biology of Fishes</w:t>
      </w:r>
      <w:r w:rsidRPr="00012A09">
        <w:t xml:space="preserve">, </w:t>
      </w:r>
      <w:r w:rsidRPr="00012A09">
        <w:rPr>
          <w:i/>
          <w:iCs/>
        </w:rPr>
        <w:t>100</w:t>
      </w:r>
      <w:r w:rsidRPr="00012A09">
        <w:t>(6), 733</w:t>
      </w:r>
      <w:r w:rsidRPr="00012A09">
        <w:rPr>
          <w:rFonts w:ascii="Cambria Math" w:hAnsi="Cambria Math" w:cs="Cambria Math"/>
        </w:rPr>
        <w:t>‑</w:t>
      </w:r>
      <w:r w:rsidRPr="00012A09">
        <w:t>744. https://doi.org/10.1007/s10641-017-0599-9</w:t>
      </w:r>
    </w:p>
    <w:p w14:paraId="35AF165B" w14:textId="77777777" w:rsidR="00012A09" w:rsidRPr="00012A09" w:rsidRDefault="00012A09" w:rsidP="006B4BAF">
      <w:pPr>
        <w:pStyle w:val="Bibliographie1"/>
      </w:pPr>
      <w:r w:rsidRPr="00012A09">
        <w:t xml:space="preserve">Scott, M. E., &amp; Dobson, A. (1989). The role of parasites in regulating host abundance. </w:t>
      </w:r>
      <w:r w:rsidRPr="00012A09">
        <w:rPr>
          <w:i/>
          <w:iCs/>
        </w:rPr>
        <w:t>Parasitology Today</w:t>
      </w:r>
      <w:r w:rsidRPr="00012A09">
        <w:t xml:space="preserve">, </w:t>
      </w:r>
      <w:r w:rsidRPr="00012A09">
        <w:rPr>
          <w:i/>
          <w:iCs/>
        </w:rPr>
        <w:t>5</w:t>
      </w:r>
      <w:r w:rsidRPr="00012A09">
        <w:t>(6), 176</w:t>
      </w:r>
      <w:r w:rsidRPr="00012A09">
        <w:rPr>
          <w:rFonts w:ascii="Cambria Math" w:hAnsi="Cambria Math" w:cs="Cambria Math"/>
        </w:rPr>
        <w:t>‑</w:t>
      </w:r>
      <w:r w:rsidRPr="00012A09">
        <w:t>183. https://doi.org/10.1016/0169-4758(89)90140-3</w:t>
      </w:r>
    </w:p>
    <w:p w14:paraId="18F966AB" w14:textId="77777777" w:rsidR="00012A09" w:rsidRPr="00012A09" w:rsidRDefault="00012A09" w:rsidP="006B4BAF">
      <w:pPr>
        <w:pStyle w:val="Bibliographie1"/>
      </w:pPr>
      <w:r w:rsidRPr="00012A09">
        <w:t xml:space="preserve">Seppälä, O., Karvonen, A., &amp; Valtonen, E. T. (2005). Manipulation of fish host by eye flukes in relation to cataract formation and parasite infectivity. </w:t>
      </w:r>
      <w:r w:rsidRPr="00012A09">
        <w:rPr>
          <w:i/>
          <w:iCs/>
        </w:rPr>
        <w:t>Animal Behaviour</w:t>
      </w:r>
      <w:r w:rsidRPr="00012A09">
        <w:t xml:space="preserve">, </w:t>
      </w:r>
      <w:r w:rsidRPr="00012A09">
        <w:rPr>
          <w:i/>
          <w:iCs/>
        </w:rPr>
        <w:t>70</w:t>
      </w:r>
      <w:r w:rsidRPr="00012A09">
        <w:t>(4), 889</w:t>
      </w:r>
      <w:r w:rsidRPr="00012A09">
        <w:rPr>
          <w:rFonts w:ascii="Cambria Math" w:hAnsi="Cambria Math" w:cs="Cambria Math"/>
        </w:rPr>
        <w:t>‑</w:t>
      </w:r>
      <w:r w:rsidRPr="00012A09">
        <w:t>894. https://doi.org/10.1016/j.anbehav.2005.01.020</w:t>
      </w:r>
    </w:p>
    <w:p w14:paraId="32E47E25" w14:textId="77777777" w:rsidR="00012A09" w:rsidRPr="00012A09" w:rsidRDefault="00012A09" w:rsidP="006B4BAF">
      <w:pPr>
        <w:pStyle w:val="Bibliographie1"/>
      </w:pPr>
      <w:r w:rsidRPr="00012A09">
        <w:t xml:space="preserve">Shaw, A. K., &amp; Binning, S. A. (2016). Migratory Recovery from Infection as a Selective Pressure for the Evolution of Migration. </w:t>
      </w:r>
      <w:r w:rsidRPr="00012A09">
        <w:rPr>
          <w:i/>
          <w:iCs/>
        </w:rPr>
        <w:t>The American Naturalist</w:t>
      </w:r>
      <w:r w:rsidRPr="00012A09">
        <w:t xml:space="preserve">, </w:t>
      </w:r>
      <w:r w:rsidRPr="00012A09">
        <w:rPr>
          <w:i/>
          <w:iCs/>
        </w:rPr>
        <w:t>187</w:t>
      </w:r>
      <w:r w:rsidRPr="00012A09">
        <w:t>(4), 491</w:t>
      </w:r>
      <w:r w:rsidRPr="00012A09">
        <w:rPr>
          <w:rFonts w:ascii="Cambria Math" w:hAnsi="Cambria Math" w:cs="Cambria Math"/>
        </w:rPr>
        <w:t>‑</w:t>
      </w:r>
      <w:r w:rsidRPr="00012A09">
        <w:t>501. https://doi.org/10.1086/685386</w:t>
      </w:r>
    </w:p>
    <w:p w14:paraId="02C82AFC" w14:textId="77777777" w:rsidR="00012A09" w:rsidRPr="00012A09" w:rsidRDefault="00012A09" w:rsidP="006B4BAF">
      <w:pPr>
        <w:pStyle w:val="Bibliographie1"/>
      </w:pPr>
      <w:r w:rsidRPr="00012A09">
        <w:t xml:space="preserve">Shaw, A. K., &amp; Binning, S. A. (2020). Recovery from infection is more likely to favour the evolution of migration than social escape from infection. </w:t>
      </w:r>
      <w:r w:rsidRPr="00012A09">
        <w:rPr>
          <w:i/>
          <w:iCs/>
        </w:rPr>
        <w:t>Journal of Animal Ecology</w:t>
      </w:r>
      <w:r w:rsidRPr="00012A09">
        <w:t xml:space="preserve">, </w:t>
      </w:r>
      <w:r w:rsidRPr="00012A09">
        <w:rPr>
          <w:i/>
          <w:iCs/>
        </w:rPr>
        <w:t>89</w:t>
      </w:r>
      <w:r w:rsidRPr="00012A09">
        <w:t>(6), 1448</w:t>
      </w:r>
      <w:r w:rsidRPr="00012A09">
        <w:rPr>
          <w:rFonts w:ascii="Cambria Math" w:hAnsi="Cambria Math" w:cs="Cambria Math"/>
        </w:rPr>
        <w:t>‑</w:t>
      </w:r>
      <w:r w:rsidRPr="00012A09">
        <w:t>1457. https://doi.org/10.1111/1365-2656.13195</w:t>
      </w:r>
    </w:p>
    <w:p w14:paraId="5425BB58" w14:textId="77777777" w:rsidR="00012A09" w:rsidRPr="00012A09" w:rsidRDefault="00012A09" w:rsidP="006B4BAF">
      <w:pPr>
        <w:pStyle w:val="Bibliographie1"/>
      </w:pPr>
      <w:r w:rsidRPr="00012A09">
        <w:t xml:space="preserve">Smith, N. F. (2001). Spatial heterogeneity in recruitment of larval trematodes to snail intermediate hosts. </w:t>
      </w:r>
      <w:r w:rsidRPr="00012A09">
        <w:rPr>
          <w:i/>
          <w:iCs/>
        </w:rPr>
        <w:t>Oecologia</w:t>
      </w:r>
      <w:r w:rsidRPr="00012A09">
        <w:t xml:space="preserve">, </w:t>
      </w:r>
      <w:r w:rsidRPr="00012A09">
        <w:rPr>
          <w:i/>
          <w:iCs/>
        </w:rPr>
        <w:t>127</w:t>
      </w:r>
      <w:r w:rsidRPr="00012A09">
        <w:t>(1), 115</w:t>
      </w:r>
      <w:r w:rsidRPr="00012A09">
        <w:rPr>
          <w:rFonts w:ascii="Cambria Math" w:hAnsi="Cambria Math" w:cs="Cambria Math"/>
        </w:rPr>
        <w:t>‑</w:t>
      </w:r>
      <w:r w:rsidRPr="00012A09">
        <w:t>122. https://doi.org/10.1007/s004420000560</w:t>
      </w:r>
    </w:p>
    <w:p w14:paraId="469108D8" w14:textId="77777777" w:rsidR="00012A09" w:rsidRPr="00012A09" w:rsidRDefault="00012A09" w:rsidP="006B4BAF">
      <w:pPr>
        <w:pStyle w:val="Bibliographie1"/>
      </w:pPr>
      <w:r w:rsidRPr="00012A09">
        <w:t xml:space="preserve">Steedman, R. J. (1991). Occurrence and Environmental Correlates of Black Spot Disease in Stream Fishes near Toronto, Ontario. </w:t>
      </w:r>
      <w:r w:rsidRPr="00012A09">
        <w:rPr>
          <w:i/>
          <w:iCs/>
        </w:rPr>
        <w:t>Transactions of the American Fisheries Society</w:t>
      </w:r>
      <w:r w:rsidRPr="00012A09">
        <w:t xml:space="preserve">, </w:t>
      </w:r>
      <w:r w:rsidRPr="00012A09">
        <w:rPr>
          <w:i/>
          <w:iCs/>
        </w:rPr>
        <w:t>120</w:t>
      </w:r>
      <w:r w:rsidRPr="00012A09">
        <w:t>(4), 494</w:t>
      </w:r>
      <w:r w:rsidRPr="00012A09">
        <w:rPr>
          <w:rFonts w:ascii="Cambria Math" w:hAnsi="Cambria Math" w:cs="Cambria Math"/>
        </w:rPr>
        <w:t>‑</w:t>
      </w:r>
      <w:r w:rsidRPr="00012A09">
        <w:t>499. https://doi.org/10.1577/1548-8659(1991)120&lt;0494:OAECOB&gt;2.3.CO;2</w:t>
      </w:r>
    </w:p>
    <w:p w14:paraId="450D2A33" w14:textId="77777777" w:rsidR="00012A09" w:rsidRPr="00F31E3D" w:rsidRDefault="00012A09" w:rsidP="006B4BAF">
      <w:pPr>
        <w:pStyle w:val="Bibliographie1"/>
        <w:rPr>
          <w:lang w:val="fr-CA"/>
        </w:rPr>
      </w:pPr>
      <w:r w:rsidRPr="00F31E3D">
        <w:rPr>
          <w:lang w:val="fr-CA"/>
        </w:rPr>
        <w:lastRenderedPageBreak/>
        <w:t>Thelamon, V. (2023). Effets de la densité parasitaire et de la condition corporelle sur les traits de personnalité et les performances cognitives d’un poisson d’eau douce (Lepomis gibbosus). https://papyrus.bib.umontreal.ca/xmlui/handle/1866/28718</w:t>
      </w:r>
    </w:p>
    <w:p w14:paraId="2518B74D" w14:textId="77777777" w:rsidR="00012A09" w:rsidRPr="00F31E3D" w:rsidRDefault="00012A09" w:rsidP="006B4BAF">
      <w:pPr>
        <w:pStyle w:val="Bibliographie1"/>
        <w:rPr>
          <w:lang w:val="fr-CA"/>
        </w:rPr>
      </w:pPr>
      <w:r w:rsidRPr="00012A09">
        <w:t xml:space="preserve">Thieltges, D. W., &amp; Reise, K. (2007). Spatial heterogeneity in parasite infections at different spatial scales in an intertidal bivalve. </w:t>
      </w:r>
      <w:r w:rsidRPr="00F31E3D">
        <w:rPr>
          <w:i/>
          <w:iCs/>
          <w:lang w:val="fr-CA"/>
        </w:rPr>
        <w:t>Oecologia</w:t>
      </w:r>
      <w:r w:rsidRPr="00F31E3D">
        <w:rPr>
          <w:lang w:val="fr-CA"/>
        </w:rPr>
        <w:t xml:space="preserve">, </w:t>
      </w:r>
      <w:r w:rsidRPr="00F31E3D">
        <w:rPr>
          <w:i/>
          <w:iCs/>
          <w:lang w:val="fr-CA"/>
        </w:rPr>
        <w:t>150</w:t>
      </w:r>
      <w:r w:rsidRPr="00F31E3D">
        <w:rPr>
          <w:lang w:val="fr-CA"/>
        </w:rPr>
        <w:t>(4), 569</w:t>
      </w:r>
      <w:r w:rsidRPr="00F31E3D">
        <w:rPr>
          <w:rFonts w:ascii="Cambria Math" w:hAnsi="Cambria Math" w:cs="Cambria Math"/>
          <w:lang w:val="fr-CA"/>
        </w:rPr>
        <w:t>‑</w:t>
      </w:r>
      <w:r w:rsidRPr="00F31E3D">
        <w:rPr>
          <w:lang w:val="fr-CA"/>
        </w:rPr>
        <w:t>581. https://doi.org/10.1007/s00442-006-0557-2</w:t>
      </w:r>
    </w:p>
    <w:p w14:paraId="403CD778" w14:textId="77777777" w:rsidR="00012A09" w:rsidRPr="00012A09" w:rsidRDefault="00012A09" w:rsidP="006B4BAF">
      <w:pPr>
        <w:pStyle w:val="Bibliographie1"/>
      </w:pPr>
      <w:r w:rsidRPr="00F31E3D">
        <w:rPr>
          <w:lang w:val="fr-CA"/>
        </w:rPr>
        <w:t xml:space="preserve">Thomas, F., Poulin, R., de Meeüs, T., Guégan, J.-F., &amp; Renaud, F. (1999). </w:t>
      </w:r>
      <w:r w:rsidRPr="00012A09">
        <w:t xml:space="preserve">Parasites and Ecosystem Engineering : What Roles Could They Play? </w:t>
      </w:r>
      <w:r w:rsidRPr="00012A09">
        <w:rPr>
          <w:i/>
          <w:iCs/>
        </w:rPr>
        <w:t>Oikos</w:t>
      </w:r>
      <w:r w:rsidRPr="00012A09">
        <w:t xml:space="preserve">, </w:t>
      </w:r>
      <w:r w:rsidRPr="00012A09">
        <w:rPr>
          <w:i/>
          <w:iCs/>
        </w:rPr>
        <w:t>84</w:t>
      </w:r>
      <w:r w:rsidRPr="00012A09">
        <w:t>(1), 167</w:t>
      </w:r>
      <w:r w:rsidRPr="00012A09">
        <w:rPr>
          <w:rFonts w:ascii="Cambria Math" w:hAnsi="Cambria Math" w:cs="Cambria Math"/>
        </w:rPr>
        <w:t>‑</w:t>
      </w:r>
      <w:r w:rsidRPr="00012A09">
        <w:t>171. https://doi.org/10.2307/3546879</w:t>
      </w:r>
    </w:p>
    <w:p w14:paraId="7922EFE8" w14:textId="77777777" w:rsidR="00012A09" w:rsidRPr="00012A09" w:rsidRDefault="00012A09" w:rsidP="006B4BAF">
      <w:pPr>
        <w:pStyle w:val="Bibliographie1"/>
      </w:pPr>
      <w:r w:rsidRPr="00012A09">
        <w:t xml:space="preserve">Thomas, F., Schmidt-Rhaesa, A., Martin, G., Manu, C., Durand, P., &amp; Renaud, F. (2002). Do hairworms (Nematomorpha) manipulate the water seeking behaviour of their terrestrial hosts? </w:t>
      </w:r>
      <w:r w:rsidRPr="00012A09">
        <w:rPr>
          <w:i/>
          <w:iCs/>
        </w:rPr>
        <w:t>Journal of Evolutionary Biology</w:t>
      </w:r>
      <w:r w:rsidRPr="00012A09">
        <w:t xml:space="preserve">, </w:t>
      </w:r>
      <w:r w:rsidRPr="00012A09">
        <w:rPr>
          <w:i/>
          <w:iCs/>
        </w:rPr>
        <w:t>15</w:t>
      </w:r>
      <w:r w:rsidRPr="00012A09">
        <w:t>(3), 356</w:t>
      </w:r>
      <w:r w:rsidRPr="00012A09">
        <w:rPr>
          <w:rFonts w:ascii="Cambria Math" w:hAnsi="Cambria Math" w:cs="Cambria Math"/>
        </w:rPr>
        <w:t>‑</w:t>
      </w:r>
      <w:r w:rsidRPr="00012A09">
        <w:t>361. https://doi.org/10.1046/j.1420-9101.2002.00410.x</w:t>
      </w:r>
    </w:p>
    <w:p w14:paraId="4C5A84E7" w14:textId="77777777" w:rsidR="00012A09" w:rsidRPr="00012A09" w:rsidRDefault="00012A09" w:rsidP="006B4BAF">
      <w:pPr>
        <w:pStyle w:val="Bibliographie1"/>
      </w:pPr>
      <w:r w:rsidRPr="00012A09">
        <w:t xml:space="preserve">Tobler, M., Plath, M., Burmeister, H., &amp; Schlupp, I. (2006). Black spots and female association preferences in a sexual/asexual mating complex (Poecilia, Poeciliidae, Teleostei). </w:t>
      </w:r>
      <w:r w:rsidRPr="00012A09">
        <w:rPr>
          <w:i/>
          <w:iCs/>
        </w:rPr>
        <w:t>Behavioral Ecology and Sociobiology</w:t>
      </w:r>
      <w:r w:rsidRPr="00012A09">
        <w:t xml:space="preserve">, </w:t>
      </w:r>
      <w:r w:rsidRPr="00012A09">
        <w:rPr>
          <w:i/>
          <w:iCs/>
        </w:rPr>
        <w:t>60</w:t>
      </w:r>
      <w:r w:rsidRPr="00012A09">
        <w:t>(2), 159</w:t>
      </w:r>
      <w:r w:rsidRPr="00012A09">
        <w:rPr>
          <w:rFonts w:ascii="Cambria Math" w:hAnsi="Cambria Math" w:cs="Cambria Math"/>
        </w:rPr>
        <w:t>‑</w:t>
      </w:r>
      <w:r w:rsidRPr="00012A09">
        <w:t>165. https://doi.org/10.1007/s00265-005-0152-2</w:t>
      </w:r>
    </w:p>
    <w:p w14:paraId="47A961DE" w14:textId="77777777" w:rsidR="00012A09" w:rsidRPr="00012A09" w:rsidRDefault="00012A09" w:rsidP="006B4BAF">
      <w:pPr>
        <w:pStyle w:val="Bibliographie1"/>
      </w:pPr>
      <w:r w:rsidRPr="00012A09">
        <w:t xml:space="preserve">Tobler, M., &amp; Schlupp, I. (2008). Influence of black spot disease on shoaling behaviour in female western mosquitofish, Gambusia affinis (Poeciliidae, Teleostei). </w:t>
      </w:r>
      <w:r w:rsidRPr="00012A09">
        <w:rPr>
          <w:i/>
          <w:iCs/>
        </w:rPr>
        <w:t>Environmental Biology of Fishes</w:t>
      </w:r>
      <w:r w:rsidRPr="00012A09">
        <w:t xml:space="preserve">, </w:t>
      </w:r>
      <w:r w:rsidRPr="00012A09">
        <w:rPr>
          <w:i/>
          <w:iCs/>
        </w:rPr>
        <w:t>81</w:t>
      </w:r>
      <w:r w:rsidRPr="00012A09">
        <w:t>(1), 29</w:t>
      </w:r>
      <w:r w:rsidRPr="00012A09">
        <w:rPr>
          <w:rFonts w:ascii="Cambria Math" w:hAnsi="Cambria Math" w:cs="Cambria Math"/>
        </w:rPr>
        <w:t>‑</w:t>
      </w:r>
      <w:r w:rsidRPr="00012A09">
        <w:t>34. https://doi.org/10.1007/s10641-006-9153-x</w:t>
      </w:r>
    </w:p>
    <w:p w14:paraId="481C5438" w14:textId="77777777" w:rsidR="00012A09" w:rsidRPr="00012A09" w:rsidRDefault="00012A09" w:rsidP="006B4BAF">
      <w:pPr>
        <w:pStyle w:val="Bibliographie1"/>
      </w:pPr>
      <w:r w:rsidRPr="00012A09">
        <w:t xml:space="preserve">Tompkins, D. M., Arneberg, P., Begon, M. E., Cattadori, I. M., Greenman, J. V., Heesterbeek, J. A. P., Hudson, P. J., Newborn, D., Pugliese, A., Rizzoli, A. P., Rosa, R., &amp; Wilson, K. (2002). </w:t>
      </w:r>
      <w:r w:rsidRPr="00012A09">
        <w:rPr>
          <w:i/>
          <w:iCs/>
        </w:rPr>
        <w:t>Parasites and host population dynamics.</w:t>
      </w:r>
      <w:r w:rsidRPr="00012A09">
        <w:t xml:space="preserve"> (P. J. Hudson, A. Rizzoli, B. T. Grenfell, J. A. P. Heesterbeek, &amp; A. P. Dobson, Éds.; p. 45</w:t>
      </w:r>
      <w:r w:rsidRPr="00012A09">
        <w:rPr>
          <w:rFonts w:ascii="Cambria Math" w:hAnsi="Cambria Math" w:cs="Cambria Math"/>
        </w:rPr>
        <w:t>‑</w:t>
      </w:r>
      <w:r w:rsidRPr="00012A09">
        <w:t>62). Oxford University Press. https://eprints.lancs.ac.uk/id/eprint/9036/</w:t>
      </w:r>
    </w:p>
    <w:p w14:paraId="01D7C8A1" w14:textId="77777777" w:rsidR="00012A09" w:rsidRPr="00012A09" w:rsidRDefault="00012A09" w:rsidP="006B4BAF">
      <w:pPr>
        <w:pStyle w:val="Bibliographie1"/>
      </w:pPr>
      <w:r w:rsidRPr="00F31E3D">
        <w:rPr>
          <w:lang w:val="fr-CA"/>
        </w:rPr>
        <w:t xml:space="preserve">Valois, A. E., &amp; Poulin, R. (2015). </w:t>
      </w:r>
      <w:r w:rsidRPr="00012A09">
        <w:t xml:space="preserve">Global drivers of parasitism in freshwater plankton communities. </w:t>
      </w:r>
      <w:r w:rsidRPr="00012A09">
        <w:rPr>
          <w:i/>
          <w:iCs/>
        </w:rPr>
        <w:t>Limnology and Oceanography</w:t>
      </w:r>
      <w:r w:rsidRPr="00012A09">
        <w:t xml:space="preserve">, </w:t>
      </w:r>
      <w:r w:rsidRPr="00012A09">
        <w:rPr>
          <w:i/>
          <w:iCs/>
        </w:rPr>
        <w:t>60</w:t>
      </w:r>
      <w:r w:rsidRPr="00012A09">
        <w:t>(5), 1707</w:t>
      </w:r>
      <w:r w:rsidRPr="00012A09">
        <w:rPr>
          <w:rFonts w:ascii="Cambria Math" w:hAnsi="Cambria Math" w:cs="Cambria Math"/>
        </w:rPr>
        <w:t>‑</w:t>
      </w:r>
      <w:r w:rsidRPr="00012A09">
        <w:t>1718. https://doi.org/10.1002/lno.10127</w:t>
      </w:r>
    </w:p>
    <w:p w14:paraId="4E388BA0" w14:textId="77777777" w:rsidR="00012A09" w:rsidRPr="00012A09" w:rsidRDefault="00012A09" w:rsidP="006B4BAF">
      <w:pPr>
        <w:pStyle w:val="Bibliographie1"/>
      </w:pPr>
      <w:r w:rsidRPr="00012A09">
        <w:t xml:space="preserve">Vaughan, G. E., &amp; Coble, D. W. (1975). Sublethal effects of three ectoparasites on fish. </w:t>
      </w:r>
      <w:r w:rsidRPr="00012A09">
        <w:rPr>
          <w:i/>
          <w:iCs/>
        </w:rPr>
        <w:t>Journal of Fish Biology</w:t>
      </w:r>
      <w:r w:rsidRPr="00012A09">
        <w:t xml:space="preserve">, </w:t>
      </w:r>
      <w:r w:rsidRPr="00012A09">
        <w:rPr>
          <w:i/>
          <w:iCs/>
        </w:rPr>
        <w:t>7</w:t>
      </w:r>
      <w:r w:rsidRPr="00012A09">
        <w:t>(3), 283</w:t>
      </w:r>
      <w:r w:rsidRPr="00012A09">
        <w:rPr>
          <w:rFonts w:ascii="Cambria Math" w:hAnsi="Cambria Math" w:cs="Cambria Math"/>
        </w:rPr>
        <w:t>‑</w:t>
      </w:r>
      <w:r w:rsidRPr="00012A09">
        <w:t>294. https://doi.org/10.1111/j.1095-8649.1975.tb04601.x</w:t>
      </w:r>
    </w:p>
    <w:p w14:paraId="6A514960" w14:textId="77777777" w:rsidR="00012A09" w:rsidRPr="00012A09" w:rsidRDefault="00012A09" w:rsidP="006B4BAF">
      <w:pPr>
        <w:pStyle w:val="Bibliographie1"/>
      </w:pPr>
      <w:r w:rsidRPr="00012A09">
        <w:t xml:space="preserve">Vergara, D., Lively, C. M., King, K. C., &amp; Jokela, J. (2013). The Geographic Mosaic of Sex and Infection in Lake Populations of a New Zealand Snail at Multiple Spatial Scales. </w:t>
      </w:r>
      <w:r w:rsidRPr="00012A09">
        <w:rPr>
          <w:i/>
          <w:iCs/>
        </w:rPr>
        <w:t>The American Naturalist</w:t>
      </w:r>
      <w:r w:rsidRPr="00012A09">
        <w:t xml:space="preserve">, </w:t>
      </w:r>
      <w:r w:rsidRPr="00012A09">
        <w:rPr>
          <w:i/>
          <w:iCs/>
        </w:rPr>
        <w:t>182</w:t>
      </w:r>
      <w:r w:rsidRPr="00012A09">
        <w:t>(4), 484</w:t>
      </w:r>
      <w:r w:rsidRPr="00012A09">
        <w:rPr>
          <w:rFonts w:ascii="Cambria Math" w:hAnsi="Cambria Math" w:cs="Cambria Math"/>
        </w:rPr>
        <w:t>‑</w:t>
      </w:r>
      <w:r w:rsidRPr="00012A09">
        <w:t>493. https://doi.org/10.1086/671996</w:t>
      </w:r>
    </w:p>
    <w:p w14:paraId="4B78C6F5" w14:textId="77777777" w:rsidR="00012A09" w:rsidRPr="00012A09" w:rsidRDefault="00012A09" w:rsidP="006B4BAF">
      <w:pPr>
        <w:pStyle w:val="Bibliographie1"/>
      </w:pPr>
      <w:r w:rsidRPr="00012A09">
        <w:t xml:space="preserve">Vivas Muñoz, J. C., Bierbach, D., &amp; Knopf, K. (2019). Eye fluke (Tylodelphys clavata) infection impairs visual ability and hampers foraging success in European perch. </w:t>
      </w:r>
      <w:r w:rsidRPr="00012A09">
        <w:rPr>
          <w:i/>
          <w:iCs/>
        </w:rPr>
        <w:t>Parasitology Research</w:t>
      </w:r>
      <w:r w:rsidRPr="00012A09">
        <w:t xml:space="preserve">, </w:t>
      </w:r>
      <w:r w:rsidRPr="00012A09">
        <w:rPr>
          <w:i/>
          <w:iCs/>
        </w:rPr>
        <w:t>118</w:t>
      </w:r>
      <w:r w:rsidRPr="00012A09">
        <w:t>(9), 2531</w:t>
      </w:r>
      <w:r w:rsidRPr="00012A09">
        <w:rPr>
          <w:rFonts w:ascii="Cambria Math" w:hAnsi="Cambria Math" w:cs="Cambria Math"/>
        </w:rPr>
        <w:t>‑</w:t>
      </w:r>
      <w:r w:rsidRPr="00012A09">
        <w:t>2541. https://doi.org/10.1007/s00436-019-06389-5</w:t>
      </w:r>
    </w:p>
    <w:p w14:paraId="73759219" w14:textId="77777777" w:rsidR="00012A09" w:rsidRPr="00012A09" w:rsidRDefault="00012A09" w:rsidP="006B4BAF">
      <w:pPr>
        <w:pStyle w:val="Bibliographie1"/>
      </w:pPr>
      <w:r w:rsidRPr="00012A09">
        <w:lastRenderedPageBreak/>
        <w:t xml:space="preserve">Ward, A. J. W., Duff, A. J., Krause, J., &amp; Barber, I. (2005). Shoaling behaviour of sticklebacks infected with the microsporidian parasite, Glugea anomala. </w:t>
      </w:r>
      <w:r w:rsidRPr="00012A09">
        <w:rPr>
          <w:i/>
          <w:iCs/>
        </w:rPr>
        <w:t>Environmental Biology of Fishes</w:t>
      </w:r>
      <w:r w:rsidRPr="00012A09">
        <w:t xml:space="preserve">, </w:t>
      </w:r>
      <w:r w:rsidRPr="00012A09">
        <w:rPr>
          <w:i/>
          <w:iCs/>
        </w:rPr>
        <w:t>72</w:t>
      </w:r>
      <w:r w:rsidRPr="00012A09">
        <w:t>(2), 155</w:t>
      </w:r>
      <w:r w:rsidRPr="00012A09">
        <w:rPr>
          <w:rFonts w:ascii="Cambria Math" w:hAnsi="Cambria Math" w:cs="Cambria Math"/>
        </w:rPr>
        <w:t>‑</w:t>
      </w:r>
      <w:r w:rsidRPr="00012A09">
        <w:t>160. https://doi.org/10.1007/s10641-004-9078-1</w:t>
      </w:r>
    </w:p>
    <w:p w14:paraId="0072B4E8" w14:textId="77777777" w:rsidR="00012A09" w:rsidRPr="00012A09" w:rsidRDefault="00012A09" w:rsidP="006B4BAF">
      <w:pPr>
        <w:pStyle w:val="Bibliographie1"/>
      </w:pPr>
      <w:r w:rsidRPr="00012A09">
        <w:t xml:space="preserve">Weber, J. N., Bradburd, G. S., Stuart, Y. E., Stutz, W. E., &amp; Bolnick, D. I. (2017). Partitioning the effects of isolation by distance, environment, and physical barriers on genomic divergence between parapatric threespine stickleback. </w:t>
      </w:r>
      <w:r w:rsidRPr="00012A09">
        <w:rPr>
          <w:i/>
          <w:iCs/>
        </w:rPr>
        <w:t>Evolution</w:t>
      </w:r>
      <w:r w:rsidRPr="00012A09">
        <w:t xml:space="preserve">, </w:t>
      </w:r>
      <w:r w:rsidRPr="00012A09">
        <w:rPr>
          <w:i/>
          <w:iCs/>
        </w:rPr>
        <w:t>71</w:t>
      </w:r>
      <w:r w:rsidRPr="00012A09">
        <w:t>(2), 342</w:t>
      </w:r>
      <w:r w:rsidRPr="00012A09">
        <w:rPr>
          <w:rFonts w:ascii="Cambria Math" w:hAnsi="Cambria Math" w:cs="Cambria Math"/>
        </w:rPr>
        <w:t>‑</w:t>
      </w:r>
      <w:r w:rsidRPr="00012A09">
        <w:t>356. https://doi.org/10.1111/evo.13110</w:t>
      </w:r>
    </w:p>
    <w:p w14:paraId="4B92EA71" w14:textId="77777777" w:rsidR="00012A09" w:rsidRPr="00012A09" w:rsidRDefault="00012A09" w:rsidP="006B4BAF">
      <w:pPr>
        <w:pStyle w:val="Bibliographie1"/>
      </w:pPr>
      <w:r w:rsidRPr="00012A09">
        <w:t xml:space="preserve">Werner, E. E., &amp; Hall, D. J. (1977). Competition and Habitat Shift in Two Sunfishes (Centrarchidae). </w:t>
      </w:r>
      <w:r w:rsidRPr="00012A09">
        <w:rPr>
          <w:i/>
          <w:iCs/>
        </w:rPr>
        <w:t>Ecology</w:t>
      </w:r>
      <w:r w:rsidRPr="00012A09">
        <w:t xml:space="preserve">, </w:t>
      </w:r>
      <w:r w:rsidRPr="00012A09">
        <w:rPr>
          <w:i/>
          <w:iCs/>
        </w:rPr>
        <w:t>58</w:t>
      </w:r>
      <w:r w:rsidRPr="00012A09">
        <w:t>(4), 869</w:t>
      </w:r>
      <w:r w:rsidRPr="00012A09">
        <w:rPr>
          <w:rFonts w:ascii="Cambria Math" w:hAnsi="Cambria Math" w:cs="Cambria Math"/>
        </w:rPr>
        <w:t>‑</w:t>
      </w:r>
      <w:r w:rsidRPr="00012A09">
        <w:t>876. https://doi.org/10.2307/1936222</w:t>
      </w:r>
    </w:p>
    <w:p w14:paraId="5E38D9CD" w14:textId="77777777" w:rsidR="00012A09" w:rsidRPr="00012A09" w:rsidRDefault="00012A09" w:rsidP="006B4BAF">
      <w:pPr>
        <w:pStyle w:val="Bibliographie1"/>
      </w:pPr>
      <w:r w:rsidRPr="00012A09">
        <w:t xml:space="preserve">Wilson, D. S., Coleman, K., Clark, A. B., &amp; Biederman, L. (1993). Shy-bold continuum in pumpkinseed sunfish (Lepomis gibbosus) : An ecological study of a psychological trait. </w:t>
      </w:r>
      <w:r w:rsidRPr="00012A09">
        <w:rPr>
          <w:i/>
          <w:iCs/>
        </w:rPr>
        <w:t>Journal of Comparative Psychology</w:t>
      </w:r>
      <w:r w:rsidRPr="00012A09">
        <w:t xml:space="preserve">, </w:t>
      </w:r>
      <w:r w:rsidRPr="00012A09">
        <w:rPr>
          <w:i/>
          <w:iCs/>
        </w:rPr>
        <w:t>107</w:t>
      </w:r>
      <w:r w:rsidRPr="00012A09">
        <w:t>, 250</w:t>
      </w:r>
      <w:r w:rsidRPr="00012A09">
        <w:rPr>
          <w:rFonts w:ascii="Cambria Math" w:hAnsi="Cambria Math" w:cs="Cambria Math"/>
        </w:rPr>
        <w:t>‑</w:t>
      </w:r>
      <w:r w:rsidRPr="00012A09">
        <w:t>260. https://doi.org/10.1037/0735-7036.107.3.250</w:t>
      </w:r>
    </w:p>
    <w:p w14:paraId="4608703A" w14:textId="77777777" w:rsidR="00012A09" w:rsidRPr="00012A09" w:rsidRDefault="00012A09" w:rsidP="006B4BAF">
      <w:pPr>
        <w:pStyle w:val="Bibliographie1"/>
      </w:pPr>
      <w:r w:rsidRPr="00012A09">
        <w:t xml:space="preserve">Zelmer, D. A., &amp; Campbell, J. K. (2011). Examining the area effect for parasite communities of bluegill x green sunfish hybrids in five constructed ponds in Kansas. </w:t>
      </w:r>
      <w:r w:rsidRPr="00012A09">
        <w:rPr>
          <w:i/>
          <w:iCs/>
        </w:rPr>
        <w:t>The Journal of Parasitology</w:t>
      </w:r>
      <w:r w:rsidRPr="00012A09">
        <w:t xml:space="preserve">, </w:t>
      </w:r>
      <w:r w:rsidRPr="00012A09">
        <w:rPr>
          <w:i/>
          <w:iCs/>
        </w:rPr>
        <w:t>97</w:t>
      </w:r>
      <w:r w:rsidRPr="00012A09">
        <w:t>(2), 197</w:t>
      </w:r>
      <w:r w:rsidRPr="00012A09">
        <w:rPr>
          <w:rFonts w:ascii="Cambria Math" w:hAnsi="Cambria Math" w:cs="Cambria Math"/>
        </w:rPr>
        <w:t>‑</w:t>
      </w:r>
      <w:r w:rsidRPr="00012A09">
        <w:t>201. https://doi.org/10.1645/GE-2492.1</w:t>
      </w:r>
    </w:p>
    <w:p w14:paraId="6D9B1D27" w14:textId="392956A2" w:rsidR="00BA5DBC" w:rsidRPr="00A266F6" w:rsidRDefault="00A266F6" w:rsidP="006B4BAF">
      <w:pPr>
        <w:pStyle w:val="Bibliographie1"/>
      </w:pPr>
      <w:r w:rsidRPr="00A266F6">
        <w:fldChar w:fldCharType="end"/>
      </w:r>
    </w:p>
    <w:sectPr w:rsidR="00BA5DBC" w:rsidRPr="00A266F6" w:rsidSect="00683FEC">
      <w:pgSz w:w="12240" w:h="15840"/>
      <w:pgMar w:top="1418" w:right="1418" w:bottom="1418" w:left="1418" w:header="708" w:footer="708" w:gutter="0"/>
      <w:lnNumType w:countBy="1" w:restart="newSecti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nning Sandra Ann" w:date="2024-01-10T09:56:00Z" w:initials="SAB">
    <w:p w14:paraId="0DB67320" w14:textId="5B63FBC7" w:rsidR="00DF0EEB" w:rsidRPr="00E433BA" w:rsidRDefault="00DF0EEB">
      <w:pPr>
        <w:pStyle w:val="Commentaire"/>
        <w:rPr>
          <w:lang w:val="en-US"/>
        </w:rPr>
      </w:pPr>
      <w:r>
        <w:rPr>
          <w:rStyle w:val="Marquedecommentaire"/>
        </w:rPr>
        <w:annotationRef/>
      </w:r>
      <w:r w:rsidRPr="00E433BA">
        <w:rPr>
          <w:lang w:val="en-US"/>
        </w:rPr>
        <w:t>Why? Provide a bit more co</w:t>
      </w:r>
      <w:r>
        <w:rPr>
          <w:lang w:val="en-US"/>
        </w:rPr>
        <w:t>ntext.</w:t>
      </w:r>
    </w:p>
  </w:comment>
  <w:comment w:id="1" w:author="Binning Sandra Ann" w:date="2024-01-10T09:57:00Z" w:initials="SAB">
    <w:p w14:paraId="5DAD0D20" w14:textId="3A442725" w:rsidR="00DF0EEB" w:rsidRPr="00E433BA" w:rsidRDefault="00DF0EEB">
      <w:pPr>
        <w:pStyle w:val="Commentaire"/>
        <w:rPr>
          <w:lang w:val="en-US"/>
        </w:rPr>
      </w:pPr>
      <w:r>
        <w:rPr>
          <w:rStyle w:val="Marquedecommentaire"/>
        </w:rPr>
        <w:annotationRef/>
      </w:r>
      <w:r w:rsidRPr="00E433BA">
        <w:rPr>
          <w:lang w:val="en-US"/>
        </w:rPr>
        <w:t xml:space="preserve">Perhaps worth </w:t>
      </w:r>
      <w:r>
        <w:rPr>
          <w:lang w:val="en-US"/>
        </w:rPr>
        <w:t>defining what you mean by parasite or pathogen here. I know you go into details below, but if you are going to dive into parsaites in this section, you need to make sure readers know what you are talking about.</w:t>
      </w:r>
    </w:p>
  </w:comment>
  <w:comment w:id="2" w:author="Binning Sandra Ann" w:date="2024-01-10T09:57:00Z" w:initials="SAB">
    <w:p w14:paraId="3C90B9EB" w14:textId="3C8FA494" w:rsidR="00DF0EEB" w:rsidRPr="00E433BA" w:rsidRDefault="00DF0EEB">
      <w:pPr>
        <w:pStyle w:val="Commentaire"/>
        <w:rPr>
          <w:lang w:val="en-US"/>
        </w:rPr>
      </w:pPr>
      <w:r>
        <w:rPr>
          <w:rStyle w:val="Marquedecommentaire"/>
        </w:rPr>
        <w:annotationRef/>
      </w:r>
      <w:r w:rsidRPr="00E433BA">
        <w:rPr>
          <w:lang w:val="en-US"/>
        </w:rPr>
        <w:t>What is a stressor? Be s</w:t>
      </w:r>
      <w:r>
        <w:rPr>
          <w:lang w:val="en-US"/>
        </w:rPr>
        <w:t>pecific here</w:t>
      </w:r>
    </w:p>
  </w:comment>
  <w:comment w:id="3" w:author="Binning Sandra Ann" w:date="2024-01-10T09:58:00Z" w:initials="SAB">
    <w:p w14:paraId="5696CA10" w14:textId="0977233D" w:rsidR="00DF0EEB" w:rsidRPr="00E433BA" w:rsidRDefault="00DF0EEB">
      <w:pPr>
        <w:pStyle w:val="Commentaire"/>
        <w:rPr>
          <w:lang w:val="en-US"/>
        </w:rPr>
      </w:pPr>
      <w:r>
        <w:rPr>
          <w:rStyle w:val="Marquedecommentaire"/>
        </w:rPr>
        <w:annotationRef/>
      </w:r>
      <w:r w:rsidRPr="00E433BA">
        <w:rPr>
          <w:lang w:val="en-US"/>
        </w:rPr>
        <w:t>Of what</w:t>
      </w:r>
      <w:r>
        <w:rPr>
          <w:lang w:val="en-US"/>
        </w:rPr>
        <w:t>?</w:t>
      </w:r>
      <w:r w:rsidRPr="00E433BA">
        <w:rPr>
          <w:lang w:val="en-US"/>
        </w:rPr>
        <w:t xml:space="preserve"> Hosts or parasites</w:t>
      </w:r>
      <w:r>
        <w:rPr>
          <w:lang w:val="en-US"/>
        </w:rPr>
        <w:t>? Can get confusing so make sure you are clear about whether you are talking about hosts or parasites both here and throughout.</w:t>
      </w:r>
    </w:p>
  </w:comment>
  <w:comment w:id="4" w:author="Binning Sandra Ann" w:date="2024-01-10T10:01:00Z" w:initials="SAB">
    <w:p w14:paraId="20E42231" w14:textId="7B7C3DED" w:rsidR="00DF0EEB" w:rsidRPr="00E433BA" w:rsidRDefault="00DF0EEB">
      <w:pPr>
        <w:pStyle w:val="Commentaire"/>
        <w:rPr>
          <w:lang w:val="en-CA"/>
        </w:rPr>
      </w:pPr>
      <w:r>
        <w:rPr>
          <w:rStyle w:val="Marquedecommentaire"/>
        </w:rPr>
        <w:annotationRef/>
      </w:r>
      <w:r w:rsidRPr="00E433BA">
        <w:rPr>
          <w:lang w:val="en-US"/>
        </w:rPr>
        <w:t>Add the Chr</w:t>
      </w:r>
      <w:r>
        <w:rPr>
          <w:lang w:val="en-CA"/>
        </w:rPr>
        <w:t>étien reference here too.</w:t>
      </w:r>
    </w:p>
  </w:comment>
  <w:comment w:id="9" w:author="Binning Sandra Ann" w:date="2024-01-10T10:03:00Z" w:initials="SAB">
    <w:p w14:paraId="7457946D" w14:textId="7E0BADA5" w:rsidR="00DF0EEB" w:rsidRPr="00E433BA" w:rsidRDefault="00DF0EEB">
      <w:pPr>
        <w:pStyle w:val="Commentaire"/>
        <w:rPr>
          <w:lang w:val="en-US"/>
        </w:rPr>
      </w:pPr>
      <w:r>
        <w:rPr>
          <w:rStyle w:val="Marquedecommentaire"/>
        </w:rPr>
        <w:annotationRef/>
      </w:r>
      <w:r w:rsidRPr="00E433BA">
        <w:rPr>
          <w:lang w:val="en-US"/>
        </w:rPr>
        <w:t>This is a bit unlcear.</w:t>
      </w:r>
      <w:r>
        <w:rPr>
          <w:lang w:val="en-US"/>
        </w:rPr>
        <w:t xml:space="preserve"> Can you rephrase?</w:t>
      </w:r>
    </w:p>
  </w:comment>
  <w:comment w:id="15" w:author="Binning Sandra Ann" w:date="2024-01-10T10:11:00Z" w:initials="SAB">
    <w:p w14:paraId="45350035" w14:textId="0B7152C6" w:rsidR="00DF0EEB" w:rsidRDefault="00DF0EEB">
      <w:pPr>
        <w:pStyle w:val="Commentaire"/>
        <w:rPr>
          <w:lang w:val="en-US"/>
        </w:rPr>
      </w:pPr>
      <w:r>
        <w:rPr>
          <w:rStyle w:val="Marquedecommentaire"/>
        </w:rPr>
        <w:annotationRef/>
      </w:r>
      <w:r w:rsidRPr="004D059F">
        <w:rPr>
          <w:lang w:val="en-US"/>
        </w:rPr>
        <w:t>Can cite the Lopes book c</w:t>
      </w:r>
      <w:r>
        <w:rPr>
          <w:lang w:val="en-US"/>
        </w:rPr>
        <w:t>hatper</w:t>
      </w:r>
    </w:p>
    <w:p w14:paraId="3E2B5369" w14:textId="5B295827" w:rsidR="00DF0EEB" w:rsidRDefault="00DF0EEB">
      <w:pPr>
        <w:pStyle w:val="Commentaire"/>
        <w:rPr>
          <w:lang w:val="en-US"/>
        </w:rPr>
      </w:pPr>
    </w:p>
    <w:p w14:paraId="5C27AB48" w14:textId="58F622AB" w:rsidR="00DF0EEB" w:rsidRDefault="00000000">
      <w:pPr>
        <w:pStyle w:val="Commentaire"/>
        <w:rPr>
          <w:lang w:val="en-US"/>
        </w:rPr>
      </w:pPr>
      <w:hyperlink r:id="rId1" w:anchor="v=onepage&amp;q&amp;f=false" w:history="1">
        <w:r w:rsidR="00DF0EEB" w:rsidRPr="00CF5BC9">
          <w:rPr>
            <w:rStyle w:val="Hyperlien"/>
            <w:lang w:val="en-US"/>
          </w:rPr>
          <w:t>https://books.google.ca/books?hl=en&amp;lr=&amp;id=xSZ_EAAAQBAJ&amp;oi=fnd&amp;pg=PA237&amp;dq=info:8xwhXg9lZSYJ:scholar.google.com&amp;ots=xXY3xMDpvc&amp;sig=Gj3EMuq1QOxjfZJXPwjeLEnDVVo&amp;redir_esc=y#v=onepage&amp;q&amp;f=false</w:t>
        </w:r>
      </w:hyperlink>
    </w:p>
    <w:p w14:paraId="43A0B96B" w14:textId="77777777" w:rsidR="00DF0EEB" w:rsidRDefault="00DF0EEB">
      <w:pPr>
        <w:pStyle w:val="Commentaire"/>
        <w:rPr>
          <w:lang w:val="en-US"/>
        </w:rPr>
      </w:pPr>
    </w:p>
    <w:p w14:paraId="2332400B" w14:textId="775CCCD7" w:rsidR="00DF0EEB" w:rsidRPr="004D059F" w:rsidRDefault="00DF0EEB">
      <w:pPr>
        <w:pStyle w:val="Commentaire"/>
        <w:rPr>
          <w:lang w:val="en-US"/>
        </w:rPr>
      </w:pPr>
    </w:p>
  </w:comment>
  <w:comment w:id="17" w:author="Binning Sandra Ann" w:date="2024-01-10T10:14:00Z" w:initials="SAB">
    <w:p w14:paraId="4D37D083" w14:textId="21BA3136" w:rsidR="00DF0EEB" w:rsidRPr="004D059F" w:rsidRDefault="00DF0EEB">
      <w:pPr>
        <w:pStyle w:val="Commentaire"/>
        <w:rPr>
          <w:lang w:val="en-US"/>
        </w:rPr>
      </w:pPr>
      <w:r>
        <w:rPr>
          <w:rStyle w:val="Marquedecommentaire"/>
        </w:rPr>
        <w:annotationRef/>
      </w:r>
      <w:r w:rsidRPr="004D059F">
        <w:rPr>
          <w:lang w:val="en-US"/>
        </w:rPr>
        <w:t>perhaps be more specific abo</w:t>
      </w:r>
      <w:r>
        <w:rPr>
          <w:lang w:val="en-US"/>
        </w:rPr>
        <w:t>ut this example. A reader should be able to understand exactly what happens in this system from your text.</w:t>
      </w:r>
    </w:p>
  </w:comment>
  <w:comment w:id="18" w:author="Binning Sandra Ann" w:date="2024-01-10T10:15:00Z" w:initials="SAB">
    <w:p w14:paraId="6BFC1A9D" w14:textId="68C71D88" w:rsidR="00DF0EEB" w:rsidRPr="00FB6A93" w:rsidRDefault="00DF0EEB">
      <w:pPr>
        <w:pStyle w:val="Commentaire"/>
        <w:rPr>
          <w:lang w:val="en-US"/>
        </w:rPr>
      </w:pPr>
      <w:r>
        <w:rPr>
          <w:rStyle w:val="Marquedecommentaire"/>
        </w:rPr>
        <w:annotationRef/>
      </w:r>
      <w:r w:rsidRPr="00FB6A93">
        <w:rPr>
          <w:lang w:val="en-US"/>
        </w:rPr>
        <w:t xml:space="preserve">Repetative. Can you </w:t>
      </w:r>
      <w:r>
        <w:rPr>
          <w:lang w:val="en-US"/>
        </w:rPr>
        <w:t>combine</w:t>
      </w:r>
      <w:r w:rsidRPr="00FB6A93">
        <w:rPr>
          <w:lang w:val="en-US"/>
        </w:rPr>
        <w:t xml:space="preserve"> this s</w:t>
      </w:r>
      <w:r>
        <w:rPr>
          <w:lang w:val="en-US"/>
        </w:rPr>
        <w:t>entence with the next?</w:t>
      </w:r>
    </w:p>
  </w:comment>
  <w:comment w:id="21" w:author="Binning Sandra Ann" w:date="2024-01-10T10:18:00Z" w:initials="SAB">
    <w:p w14:paraId="48BE4F8C" w14:textId="3CF7B56E" w:rsidR="00DF0EEB" w:rsidRPr="00FB6A93" w:rsidRDefault="00DF0EEB">
      <w:pPr>
        <w:pStyle w:val="Commentaire"/>
        <w:rPr>
          <w:lang w:val="en-US"/>
        </w:rPr>
      </w:pPr>
      <w:r>
        <w:rPr>
          <w:rStyle w:val="Marquedecommentaire"/>
        </w:rPr>
        <w:annotationRef/>
      </w:r>
      <w:r w:rsidRPr="00FB6A93">
        <w:rPr>
          <w:lang w:val="en-US"/>
        </w:rPr>
        <w:t>https://onlinelibrary.wiley.com/doi/full/10.1111/brv.12835</w:t>
      </w:r>
    </w:p>
  </w:comment>
  <w:comment w:id="22" w:author="Binning Sandra Ann" w:date="2024-01-10T10:20:00Z" w:initials="SAB">
    <w:p w14:paraId="54C30ADA" w14:textId="25592677" w:rsidR="00DF0EEB" w:rsidRPr="00DF0C62" w:rsidRDefault="00DF0EEB">
      <w:pPr>
        <w:pStyle w:val="Commentaire"/>
        <w:rPr>
          <w:lang w:val="en-US"/>
        </w:rPr>
      </w:pPr>
      <w:r>
        <w:rPr>
          <w:rStyle w:val="Marquedecommentaire"/>
        </w:rPr>
        <w:annotationRef/>
      </w:r>
      <w:r w:rsidRPr="00DF0C62">
        <w:rPr>
          <w:lang w:val="en-US"/>
        </w:rPr>
        <w:t>I think this can be t</w:t>
      </w:r>
      <w:r>
        <w:rPr>
          <w:lang w:val="en-US"/>
        </w:rPr>
        <w:t>ranslated</w:t>
      </w:r>
    </w:p>
  </w:comment>
  <w:comment w:id="23" w:author="Binning Sandra Ann" w:date="2024-01-10T10:21:00Z" w:initials="SAB">
    <w:p w14:paraId="0323049F" w14:textId="418BAFFF" w:rsidR="00DF0EEB" w:rsidRPr="00DF0EEB" w:rsidRDefault="00DF0EEB">
      <w:pPr>
        <w:pStyle w:val="Commentaire"/>
        <w:rPr>
          <w:lang w:val="en-US"/>
        </w:rPr>
      </w:pPr>
      <w:r>
        <w:rPr>
          <w:rStyle w:val="Marquedecommentaire"/>
        </w:rPr>
        <w:annotationRef/>
      </w:r>
      <w:r w:rsidRPr="00DF0EEB">
        <w:rPr>
          <w:lang w:val="en-US"/>
        </w:rPr>
        <w:t>Here too</w:t>
      </w:r>
    </w:p>
  </w:comment>
  <w:comment w:id="24" w:author="Binning Sandra Ann" w:date="2024-01-10T10:24:00Z" w:initials="SAB">
    <w:p w14:paraId="5B0B6F00" w14:textId="2A445714" w:rsidR="00DF0EEB" w:rsidRPr="00DF0C62" w:rsidRDefault="00DF0EEB">
      <w:pPr>
        <w:pStyle w:val="Commentaire"/>
        <w:rPr>
          <w:lang w:val="en-US"/>
        </w:rPr>
      </w:pPr>
      <w:r>
        <w:rPr>
          <w:rStyle w:val="Marquedecommentaire"/>
        </w:rPr>
        <w:annotationRef/>
      </w:r>
      <w:r w:rsidRPr="00DF0C62">
        <w:rPr>
          <w:lang w:val="en-US"/>
        </w:rPr>
        <w:t>Maybe say avant le contacte and th</w:t>
      </w:r>
      <w:r>
        <w:rPr>
          <w:lang w:val="en-US"/>
        </w:rPr>
        <w:t>en put précontacte in brackets?</w:t>
      </w:r>
    </w:p>
  </w:comment>
  <w:comment w:id="25" w:author="Binning Sandra Ann" w:date="2024-01-10T10:24:00Z" w:initials="SAB">
    <w:p w14:paraId="48037BCD" w14:textId="66E7257F" w:rsidR="00DF0EEB" w:rsidRPr="00DF0EEB" w:rsidRDefault="00DF0EEB">
      <w:pPr>
        <w:pStyle w:val="Commentaire"/>
        <w:rPr>
          <w:lang w:val="en-US"/>
        </w:rPr>
      </w:pPr>
      <w:r>
        <w:rPr>
          <w:rStyle w:val="Marquedecommentaire"/>
        </w:rPr>
        <w:annotationRef/>
      </w:r>
      <w:r w:rsidRPr="00DF0EEB">
        <w:rPr>
          <w:lang w:val="en-US"/>
        </w:rPr>
        <w:t>Same here</w:t>
      </w:r>
    </w:p>
  </w:comment>
  <w:comment w:id="26" w:author="Binning Sandra Ann" w:date="2024-01-10T10:25:00Z" w:initials="SAB">
    <w:p w14:paraId="5D02AF37" w14:textId="0C3CB48B" w:rsidR="00DF0EEB" w:rsidRPr="007E70E3" w:rsidRDefault="00DF0EEB">
      <w:pPr>
        <w:pStyle w:val="Commentaire"/>
        <w:rPr>
          <w:lang w:val="en-US"/>
        </w:rPr>
      </w:pPr>
      <w:r>
        <w:rPr>
          <w:rStyle w:val="Marquedecommentaire"/>
        </w:rPr>
        <w:annotationRef/>
      </w:r>
      <w:r w:rsidRPr="007E70E3">
        <w:rPr>
          <w:lang w:val="en-US"/>
        </w:rPr>
        <w:t>Mention the immune system somewhere h</w:t>
      </w:r>
      <w:r>
        <w:rPr>
          <w:lang w:val="en-US"/>
        </w:rPr>
        <w:t>ere I think</w:t>
      </w:r>
    </w:p>
  </w:comment>
  <w:comment w:id="27" w:author="Binning Sandra Ann" w:date="2024-01-10T10:26:00Z" w:initials="SAB">
    <w:p w14:paraId="3BDC6422" w14:textId="5DED520A" w:rsidR="00DF0EEB" w:rsidRPr="007E70E3" w:rsidRDefault="00DF0EEB">
      <w:pPr>
        <w:pStyle w:val="Commentaire"/>
        <w:rPr>
          <w:lang w:val="en-US"/>
        </w:rPr>
      </w:pPr>
      <w:r>
        <w:rPr>
          <w:rStyle w:val="Marquedecommentaire"/>
        </w:rPr>
        <w:annotationRef/>
      </w:r>
      <w:r w:rsidRPr="007E70E3">
        <w:rPr>
          <w:lang w:val="en-US"/>
        </w:rPr>
        <w:t>Can you make your own r</w:t>
      </w:r>
      <w:r>
        <w:rPr>
          <w:lang w:val="en-US"/>
        </w:rPr>
        <w:t>epresentation of this figure in French rather than use the exact figure from Bolnick?</w:t>
      </w:r>
    </w:p>
  </w:comment>
  <w:comment w:id="29" w:author="Binning Sandra Ann" w:date="2024-01-10T10:29:00Z" w:initials="SAB">
    <w:p w14:paraId="4A81B66D" w14:textId="339686AF" w:rsidR="00DF0EEB" w:rsidRPr="007E70E3" w:rsidRDefault="00DF0EEB">
      <w:pPr>
        <w:pStyle w:val="Commentaire"/>
        <w:rPr>
          <w:lang w:val="en-US"/>
        </w:rPr>
      </w:pPr>
      <w:r>
        <w:rPr>
          <w:rStyle w:val="Marquedecommentaire"/>
        </w:rPr>
        <w:annotationRef/>
      </w:r>
      <w:r w:rsidRPr="007E70E3">
        <w:rPr>
          <w:lang w:val="en-US"/>
        </w:rPr>
        <w:t>Change this around : you are t</w:t>
      </w:r>
      <w:r>
        <w:rPr>
          <w:lang w:val="en-US"/>
        </w:rPr>
        <w:t>alking geerally about the second hosts (which could be a fish, but not in all cases</w:t>
      </w:r>
    </w:p>
  </w:comment>
  <w:comment w:id="33" w:author="Binning Sandra Ann" w:date="2024-01-10T10:32:00Z" w:initials="SAB">
    <w:p w14:paraId="3D634D97" w14:textId="1807439F" w:rsidR="00DF0EEB" w:rsidRDefault="00DF0EEB">
      <w:pPr>
        <w:pStyle w:val="Commentaire"/>
        <w:rPr>
          <w:lang w:val="en-US"/>
        </w:rPr>
      </w:pPr>
      <w:r>
        <w:rPr>
          <w:rStyle w:val="Marquedecommentaire"/>
        </w:rPr>
        <w:annotationRef/>
      </w:r>
      <w:hyperlink r:id="rId2" w:history="1">
        <w:r w:rsidRPr="00CF5BC9">
          <w:rPr>
            <w:rStyle w:val="Hyperlien"/>
            <w:lang w:val="en-US"/>
          </w:rPr>
          <w:t>https://www.jstor.org/stable/j.ctt7sn0x</w:t>
        </w:r>
      </w:hyperlink>
    </w:p>
    <w:p w14:paraId="30DD7952" w14:textId="66E369EB" w:rsidR="00DF0EEB" w:rsidRPr="007E70E3" w:rsidRDefault="00DF0EEB">
      <w:pPr>
        <w:pStyle w:val="Commentaire"/>
        <w:rPr>
          <w:lang w:val="en-US"/>
        </w:rPr>
      </w:pPr>
    </w:p>
  </w:comment>
  <w:comment w:id="36" w:author="Binning Sandra Ann" w:date="2024-01-10T10:58:00Z" w:initials="SAB">
    <w:p w14:paraId="083DE76C" w14:textId="475698F7" w:rsidR="00DF0EEB" w:rsidRPr="002C44DD" w:rsidRDefault="00DF0EEB">
      <w:pPr>
        <w:pStyle w:val="Commentaire"/>
        <w:rPr>
          <w:lang w:val="en-US"/>
        </w:rPr>
      </w:pPr>
      <w:r>
        <w:rPr>
          <w:rStyle w:val="Marquedecommentaire"/>
        </w:rPr>
        <w:annotationRef/>
      </w:r>
      <w:r w:rsidRPr="002C44DD">
        <w:rPr>
          <w:lang w:val="en-US"/>
        </w:rPr>
        <w:t>Have you defined this yet?</w:t>
      </w:r>
    </w:p>
  </w:comment>
  <w:comment w:id="37" w:author="Binning Sandra Ann" w:date="2024-01-10T11:02:00Z" w:initials="SAB">
    <w:p w14:paraId="429F4ECE" w14:textId="1EE384FC" w:rsidR="00DF0EEB" w:rsidRPr="00027EA4" w:rsidRDefault="00DF0EEB">
      <w:pPr>
        <w:pStyle w:val="Commentaire"/>
        <w:rPr>
          <w:lang w:val="en-US"/>
        </w:rPr>
      </w:pPr>
      <w:r>
        <w:rPr>
          <w:rStyle w:val="Marquedecommentaire"/>
        </w:rPr>
        <w:annotationRef/>
      </w:r>
      <w:r w:rsidRPr="00027EA4">
        <w:rPr>
          <w:lang w:val="en-US"/>
        </w:rPr>
        <w:t>This sentence ends the section v</w:t>
      </w:r>
      <w:r>
        <w:rPr>
          <w:lang w:val="en-US"/>
        </w:rPr>
        <w:t>ery abruptly. Can you find a way to tie the paragraph up at the end?</w:t>
      </w:r>
    </w:p>
  </w:comment>
  <w:comment w:id="39" w:author="Binning Sandra Ann" w:date="2024-01-10T11:03:00Z" w:initials="SAB">
    <w:p w14:paraId="7BC4FE9A" w14:textId="393AC7AD" w:rsidR="00DF0EEB" w:rsidRPr="00962A5F" w:rsidRDefault="00DF0EEB">
      <w:pPr>
        <w:pStyle w:val="Commentaire"/>
        <w:rPr>
          <w:lang w:val="en-US"/>
        </w:rPr>
      </w:pPr>
      <w:r>
        <w:rPr>
          <w:rStyle w:val="Marquedecommentaire"/>
        </w:rPr>
        <w:annotationRef/>
      </w:r>
      <w:r w:rsidRPr="00962A5F">
        <w:rPr>
          <w:lang w:val="en-US"/>
        </w:rPr>
        <w:t xml:space="preserve">Same here. I don’T </w:t>
      </w:r>
      <w:r>
        <w:rPr>
          <w:lang w:val="en-US"/>
        </w:rPr>
        <w:t xml:space="preserve">think ending the parahraph off with an example is the best. </w:t>
      </w:r>
    </w:p>
  </w:comment>
  <w:comment w:id="40" w:author="Binning Sandra Ann" w:date="2024-01-10T11:03:00Z" w:initials="SAB">
    <w:p w14:paraId="597EB48A" w14:textId="3F6BFC58" w:rsidR="00DF0EEB" w:rsidRPr="006E7B20" w:rsidRDefault="00DF0EEB">
      <w:pPr>
        <w:pStyle w:val="Commentaire"/>
        <w:rPr>
          <w:lang w:val="en-US"/>
        </w:rPr>
      </w:pPr>
      <w:r>
        <w:rPr>
          <w:rStyle w:val="Marquedecommentaire"/>
        </w:rPr>
        <w:annotationRef/>
      </w:r>
      <w:r w:rsidRPr="006E7B20">
        <w:rPr>
          <w:lang w:val="en-US"/>
        </w:rPr>
        <w:t>This is a conspicuously short s</w:t>
      </w:r>
      <w:r>
        <w:rPr>
          <w:lang w:val="en-US"/>
        </w:rPr>
        <w:t>ection. Can it be combined with the one above as suggested?</w:t>
      </w:r>
    </w:p>
  </w:comment>
  <w:comment w:id="41" w:author="Binning Sandra Ann" w:date="2024-01-10T11:04:00Z" w:initials="SAB">
    <w:p w14:paraId="17815314" w14:textId="484E5BEE" w:rsidR="00DF0EEB" w:rsidRPr="006E7B20" w:rsidRDefault="00DF0EEB">
      <w:pPr>
        <w:pStyle w:val="Commentaire"/>
        <w:rPr>
          <w:lang w:val="en-US"/>
        </w:rPr>
      </w:pPr>
      <w:r>
        <w:rPr>
          <w:rStyle w:val="Marquedecommentaire"/>
        </w:rPr>
        <w:annotationRef/>
      </w:r>
      <w:r w:rsidRPr="006E7B20">
        <w:rPr>
          <w:lang w:val="en-US"/>
        </w:rPr>
        <w:t>This section doesn’t seem to f</w:t>
      </w:r>
      <w:r>
        <w:rPr>
          <w:lang w:val="en-US"/>
        </w:rPr>
        <w:t>ollow from the previous one. Can you call this section studysystem or something more general?</w:t>
      </w:r>
    </w:p>
  </w:comment>
  <w:comment w:id="42" w:author="Binning Sandra Ann" w:date="2024-01-11T09:11:00Z" w:initials="SAB">
    <w:p w14:paraId="7FB99B73" w14:textId="525217EA" w:rsidR="00DF0EEB" w:rsidRDefault="00DF0EEB">
      <w:pPr>
        <w:pStyle w:val="Commentaire"/>
      </w:pPr>
      <w:r>
        <w:rPr>
          <w:rStyle w:val="Marquedecommentaire"/>
        </w:rPr>
        <w:annotationRef/>
      </w:r>
      <w:r>
        <w:t xml:space="preserve">Just intensity? </w:t>
      </w:r>
    </w:p>
  </w:comment>
  <w:comment w:id="43" w:author="Binning Sandra Ann" w:date="2024-01-11T09:11:00Z" w:initials="SAB">
    <w:p w14:paraId="23E5BF50" w14:textId="4CF76091" w:rsidR="00DF0EEB" w:rsidRPr="00DF0EEB" w:rsidRDefault="00DF0EEB">
      <w:pPr>
        <w:pStyle w:val="Commentaire"/>
        <w:rPr>
          <w:lang w:val="en-US"/>
        </w:rPr>
      </w:pPr>
      <w:r>
        <w:rPr>
          <w:rStyle w:val="Marquedecommentaire"/>
        </w:rPr>
        <w:annotationRef/>
      </w:r>
      <w:r w:rsidRPr="00DF0EEB">
        <w:rPr>
          <w:lang w:val="en-US"/>
        </w:rPr>
        <w:t>Perhaps mention that overwintering success s</w:t>
      </w:r>
      <w:r>
        <w:rPr>
          <w:lang w:val="en-US"/>
        </w:rPr>
        <w:t>eems to be reduced in highly infected individuals which may reduce the prevalence of infection in the spring compared to the fall.</w:t>
      </w:r>
    </w:p>
  </w:comment>
  <w:comment w:id="44" w:author="Binning Sandra Ann" w:date="2024-01-11T09:12:00Z" w:initials="SAB">
    <w:p w14:paraId="68225245" w14:textId="467AA018" w:rsidR="00DF0EEB" w:rsidRPr="00DF0EEB" w:rsidRDefault="00DF0EEB">
      <w:pPr>
        <w:pStyle w:val="Commentaire"/>
        <w:rPr>
          <w:lang w:val="en-US"/>
        </w:rPr>
      </w:pPr>
      <w:r>
        <w:rPr>
          <w:rStyle w:val="Marquedecommentaire"/>
        </w:rPr>
        <w:annotationRef/>
      </w:r>
      <w:r w:rsidRPr="00DF0EEB">
        <w:rPr>
          <w:lang w:val="en-US"/>
        </w:rPr>
        <w:t>And the ability of the c</w:t>
      </w:r>
      <w:r>
        <w:rPr>
          <w:lang w:val="en-US"/>
        </w:rPr>
        <w:t>ercaria to swim and contact the host. In faster currents, this is likely more difficult.</w:t>
      </w:r>
    </w:p>
  </w:comment>
  <w:comment w:id="45" w:author="Binning Sandra Ann" w:date="2024-01-11T09:14:00Z" w:initials="SAB">
    <w:p w14:paraId="606BE763" w14:textId="77777777" w:rsidR="00DF0EEB" w:rsidRDefault="00DF0EEB">
      <w:pPr>
        <w:pStyle w:val="Commentaire"/>
        <w:rPr>
          <w:lang w:val="en-US"/>
        </w:rPr>
      </w:pPr>
      <w:r>
        <w:rPr>
          <w:rStyle w:val="Marquedecommentaire"/>
        </w:rPr>
        <w:annotationRef/>
      </w:r>
      <w:r w:rsidRPr="00DF0EEB">
        <w:rPr>
          <w:lang w:val="en-US"/>
        </w:rPr>
        <w:t>I thin kyou need to incl</w:t>
      </w:r>
      <w:r>
        <w:rPr>
          <w:lang w:val="en-US"/>
        </w:rPr>
        <w:t>ude definitions of these terms somewhere. You can think about a glossary or a table if you don’T want to add definitions to the text.</w:t>
      </w:r>
    </w:p>
    <w:p w14:paraId="160B6D11" w14:textId="77777777" w:rsidR="005A72E5" w:rsidRDefault="005A72E5">
      <w:pPr>
        <w:pStyle w:val="Commentaire"/>
        <w:rPr>
          <w:lang w:val="en-US"/>
        </w:rPr>
      </w:pPr>
      <w:r>
        <w:rPr>
          <w:lang w:val="en-US"/>
        </w:rPr>
        <w:t>A good reference is here</w:t>
      </w:r>
    </w:p>
    <w:p w14:paraId="2B2E8C60" w14:textId="77777777" w:rsidR="005A72E5" w:rsidRDefault="005A72E5" w:rsidP="005A72E5">
      <w:pPr>
        <w:autoSpaceDE w:val="0"/>
        <w:autoSpaceDN w:val="0"/>
        <w:adjustRightInd w:val="0"/>
        <w:rPr>
          <w:rFonts w:ascii="Segoe UI" w:hAnsi="Segoe UI" w:cs="Segoe UI"/>
          <w:kern w:val="0"/>
          <w:sz w:val="22"/>
          <w:szCs w:val="22"/>
          <w:lang w:val="en-US"/>
        </w:rPr>
      </w:pPr>
      <w:r>
        <w:rPr>
          <w:rFonts w:ascii="Segoe UI" w:hAnsi="Segoe UI" w:cs="Segoe UI"/>
          <w:kern w:val="0"/>
          <w:sz w:val="22"/>
          <w:szCs w:val="22"/>
          <w:lang w:val="en-US"/>
        </w:rPr>
        <w:t>https://doi.org/10.1016/j.pt.2019.01.003</w:t>
      </w:r>
    </w:p>
    <w:p w14:paraId="33CC095B" w14:textId="77777777" w:rsidR="005A72E5" w:rsidRDefault="005A72E5" w:rsidP="005A72E5">
      <w:pPr>
        <w:autoSpaceDE w:val="0"/>
        <w:autoSpaceDN w:val="0"/>
        <w:adjustRightInd w:val="0"/>
        <w:rPr>
          <w:rFonts w:ascii="Segoe UI" w:hAnsi="Segoe UI" w:cs="Segoe UI"/>
          <w:kern w:val="0"/>
          <w:sz w:val="22"/>
          <w:szCs w:val="22"/>
          <w:lang w:val="en-US"/>
        </w:rPr>
      </w:pPr>
    </w:p>
    <w:p w14:paraId="08A493CD" w14:textId="77777777" w:rsidR="005A72E5" w:rsidRDefault="005A72E5">
      <w:pPr>
        <w:pStyle w:val="Commentaire"/>
        <w:rPr>
          <w:lang w:val="en-US"/>
        </w:rPr>
      </w:pPr>
    </w:p>
    <w:p w14:paraId="11E63AD9" w14:textId="34930E9E" w:rsidR="005A72E5" w:rsidRPr="00DF0EEB" w:rsidRDefault="005A72E5">
      <w:pPr>
        <w:pStyle w:val="Commentaire"/>
        <w:rPr>
          <w:lang w:val="en-US"/>
        </w:rPr>
      </w:pPr>
    </w:p>
  </w:comment>
  <w:comment w:id="46" w:author="Binning Sandra Ann" w:date="2024-01-11T09:22:00Z" w:initials="SAB">
    <w:p w14:paraId="145B2B35" w14:textId="7CF94C1B" w:rsidR="005A72E5" w:rsidRPr="005A72E5" w:rsidRDefault="005A72E5">
      <w:pPr>
        <w:pStyle w:val="Commentaire"/>
        <w:rPr>
          <w:lang w:val="en-US"/>
        </w:rPr>
      </w:pPr>
      <w:r>
        <w:rPr>
          <w:rStyle w:val="Marquedecommentaire"/>
        </w:rPr>
        <w:annotationRef/>
      </w:r>
      <w:r w:rsidRPr="005A72E5">
        <w:rPr>
          <w:lang w:val="en-US"/>
        </w:rPr>
        <w:t>can you give a number h</w:t>
      </w:r>
      <w:r>
        <w:rPr>
          <w:lang w:val="en-US"/>
        </w:rPr>
        <w:t>ere? Over 50? Over 100?</w:t>
      </w:r>
    </w:p>
  </w:comment>
  <w:comment w:id="48" w:author="Binning Sandra Ann" w:date="2024-01-11T09:24:00Z" w:initials="SAB">
    <w:p w14:paraId="56764C59" w14:textId="7483AAC0" w:rsidR="005A72E5" w:rsidRDefault="005A72E5">
      <w:pPr>
        <w:pStyle w:val="Commentaire"/>
      </w:pPr>
      <w:r>
        <w:rPr>
          <w:rStyle w:val="Marquedecommentaire"/>
        </w:rPr>
        <w:annotationRef/>
      </w:r>
      <w:r>
        <w:t>translate</w:t>
      </w:r>
    </w:p>
  </w:comment>
  <w:comment w:id="49" w:author="Binning Sandra Ann" w:date="2024-01-11T09:26:00Z" w:initials="SAB">
    <w:p w14:paraId="059D6F23" w14:textId="3E2CA82F" w:rsidR="005A72E5" w:rsidRPr="005A72E5" w:rsidRDefault="005A72E5">
      <w:pPr>
        <w:pStyle w:val="Commentaire"/>
        <w:rPr>
          <w:lang w:val="en-US"/>
        </w:rPr>
      </w:pPr>
      <w:r>
        <w:rPr>
          <w:rStyle w:val="Marquedecommentaire"/>
        </w:rPr>
        <w:annotationRef/>
      </w:r>
      <w:r w:rsidRPr="005A72E5">
        <w:rPr>
          <w:lang w:val="en-US"/>
        </w:rPr>
        <w:t>I think you need to i</w:t>
      </w:r>
      <w:r>
        <w:rPr>
          <w:lang w:val="en-US"/>
        </w:rPr>
        <w:t>nclude a section on fishing gear to tie this aspect of the project in.</w:t>
      </w:r>
    </w:p>
  </w:comment>
  <w:comment w:id="50" w:author="Binning Sandra Ann" w:date="2024-01-11T09:27:00Z" w:initials="SAB">
    <w:p w14:paraId="2836AF52" w14:textId="6D638147" w:rsidR="009107BE" w:rsidRPr="009107BE" w:rsidRDefault="009107BE">
      <w:pPr>
        <w:pStyle w:val="Commentaire"/>
        <w:rPr>
          <w:lang w:val="en-US"/>
        </w:rPr>
      </w:pPr>
      <w:r>
        <w:rPr>
          <w:rStyle w:val="Marquedecommentaire"/>
        </w:rPr>
        <w:annotationRef/>
      </w:r>
      <w:r w:rsidRPr="009107BE">
        <w:rPr>
          <w:lang w:val="en-US"/>
        </w:rPr>
        <w:t>The last section of the i</w:t>
      </w:r>
      <w:r>
        <w:rPr>
          <w:lang w:val="en-US"/>
        </w:rPr>
        <w:t>ntroduction should be where you detail your specific objectives and provide some information on the study system you will be using. This is a very important section for summarizing what you will be doing in the data chapter and how all of the information presented above ties together.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B67320" w15:done="0"/>
  <w15:commentEx w15:paraId="5DAD0D20" w15:done="0"/>
  <w15:commentEx w15:paraId="3C90B9EB" w15:done="0"/>
  <w15:commentEx w15:paraId="5696CA10" w15:done="0"/>
  <w15:commentEx w15:paraId="20E42231" w15:done="0"/>
  <w15:commentEx w15:paraId="7457946D" w15:done="0"/>
  <w15:commentEx w15:paraId="2332400B" w15:done="0"/>
  <w15:commentEx w15:paraId="4D37D083" w15:done="0"/>
  <w15:commentEx w15:paraId="6BFC1A9D" w15:done="0"/>
  <w15:commentEx w15:paraId="48BE4F8C" w15:done="0"/>
  <w15:commentEx w15:paraId="54C30ADA" w15:done="0"/>
  <w15:commentEx w15:paraId="0323049F" w15:done="0"/>
  <w15:commentEx w15:paraId="5B0B6F00" w15:done="0"/>
  <w15:commentEx w15:paraId="48037BCD" w15:done="0"/>
  <w15:commentEx w15:paraId="5D02AF37" w15:done="0"/>
  <w15:commentEx w15:paraId="3BDC6422" w15:done="0"/>
  <w15:commentEx w15:paraId="4A81B66D" w15:done="0"/>
  <w15:commentEx w15:paraId="30DD7952" w15:done="0"/>
  <w15:commentEx w15:paraId="083DE76C" w15:done="0"/>
  <w15:commentEx w15:paraId="429F4ECE" w15:done="0"/>
  <w15:commentEx w15:paraId="7BC4FE9A" w15:done="0"/>
  <w15:commentEx w15:paraId="597EB48A" w15:done="0"/>
  <w15:commentEx w15:paraId="17815314" w15:done="0"/>
  <w15:commentEx w15:paraId="7FB99B73" w15:done="0"/>
  <w15:commentEx w15:paraId="23E5BF50" w15:done="0"/>
  <w15:commentEx w15:paraId="68225245" w15:done="0"/>
  <w15:commentEx w15:paraId="11E63AD9" w15:done="0"/>
  <w15:commentEx w15:paraId="145B2B35" w15:done="0"/>
  <w15:commentEx w15:paraId="56764C59" w15:done="0"/>
  <w15:commentEx w15:paraId="059D6F23" w15:done="0"/>
  <w15:commentEx w15:paraId="2836A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B67320" w16cid:durableId="2948E85E"/>
  <w16cid:commentId w16cid:paraId="5DAD0D20" w16cid:durableId="2948E89E"/>
  <w16cid:commentId w16cid:paraId="3C90B9EB" w16cid:durableId="2948E886"/>
  <w16cid:commentId w16cid:paraId="5696CA10" w16cid:durableId="2948E8C2"/>
  <w16cid:commentId w16cid:paraId="20E42231" w16cid:durableId="2948E962"/>
  <w16cid:commentId w16cid:paraId="7457946D" w16cid:durableId="2948EA05"/>
  <w16cid:commentId w16cid:paraId="2332400B" w16cid:durableId="2948EBC7"/>
  <w16cid:commentId w16cid:paraId="4D37D083" w16cid:durableId="2948EC82"/>
  <w16cid:commentId w16cid:paraId="6BFC1A9D" w16cid:durableId="2948ECB0"/>
  <w16cid:commentId w16cid:paraId="48BE4F8C" w16cid:durableId="2948ED78"/>
  <w16cid:commentId w16cid:paraId="54C30ADA" w16cid:durableId="2948EDE8"/>
  <w16cid:commentId w16cid:paraId="0323049F" w16cid:durableId="2948EE1D"/>
  <w16cid:commentId w16cid:paraId="5B0B6F00" w16cid:durableId="2948EEC1"/>
  <w16cid:commentId w16cid:paraId="48037BCD" w16cid:durableId="2948EEEA"/>
  <w16cid:commentId w16cid:paraId="5D02AF37" w16cid:durableId="2948EEFE"/>
  <w16cid:commentId w16cid:paraId="3BDC6422" w16cid:durableId="7EB7775F"/>
  <w16cid:commentId w16cid:paraId="4A81B66D" w16cid:durableId="2948F017"/>
  <w16cid:commentId w16cid:paraId="30DD7952" w16cid:durableId="2948F0AE"/>
  <w16cid:commentId w16cid:paraId="083DE76C" w16cid:durableId="2948F6CD"/>
  <w16cid:commentId w16cid:paraId="429F4ECE" w16cid:durableId="2948F7C5"/>
  <w16cid:commentId w16cid:paraId="7BC4FE9A" w16cid:durableId="2948F7E8"/>
  <w16cid:commentId w16cid:paraId="597EB48A" w16cid:durableId="2948F80C"/>
  <w16cid:commentId w16cid:paraId="17815314" w16cid:durableId="2948F83A"/>
  <w16cid:commentId w16cid:paraId="7FB99B73" w16cid:durableId="294A2F40"/>
  <w16cid:commentId w16cid:paraId="23E5BF50" w16cid:durableId="294A2F58"/>
  <w16cid:commentId w16cid:paraId="68225245" w16cid:durableId="294A2F95"/>
  <w16cid:commentId w16cid:paraId="11E63AD9" w16cid:durableId="294A2FD8"/>
  <w16cid:commentId w16cid:paraId="145B2B35" w16cid:durableId="294A31C0"/>
  <w16cid:commentId w16cid:paraId="56764C59" w16cid:durableId="294A3255"/>
  <w16cid:commentId w16cid:paraId="059D6F23" w16cid:durableId="294A32B6"/>
  <w16cid:commentId w16cid:paraId="2836AF52" w16cid:durableId="294A33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392459264">
    <w:abstractNumId w:val="1"/>
  </w:num>
  <w:num w:numId="2" w16cid:durableId="109664172">
    <w:abstractNumId w:val="2"/>
  </w:num>
  <w:num w:numId="3" w16cid:durableId="9162830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ning Sandra Ann">
    <w15:presenceInfo w15:providerId="AD" w15:userId="S-1-5-21-2046442738-783573707-16515117-10097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27EA4"/>
    <w:rsid w:val="00040D87"/>
    <w:rsid w:val="00053B43"/>
    <w:rsid w:val="00085A01"/>
    <w:rsid w:val="00091B95"/>
    <w:rsid w:val="00092338"/>
    <w:rsid w:val="000934D3"/>
    <w:rsid w:val="0009388E"/>
    <w:rsid w:val="000971AE"/>
    <w:rsid w:val="000A0D1B"/>
    <w:rsid w:val="000A35DA"/>
    <w:rsid w:val="000B2E2B"/>
    <w:rsid w:val="000B793C"/>
    <w:rsid w:val="000F09C2"/>
    <w:rsid w:val="000F3226"/>
    <w:rsid w:val="000F3BA2"/>
    <w:rsid w:val="001055A7"/>
    <w:rsid w:val="001065D8"/>
    <w:rsid w:val="00106C81"/>
    <w:rsid w:val="001155F7"/>
    <w:rsid w:val="00136F2F"/>
    <w:rsid w:val="00145C0A"/>
    <w:rsid w:val="00164F9D"/>
    <w:rsid w:val="001853B7"/>
    <w:rsid w:val="00193E3B"/>
    <w:rsid w:val="00196AB4"/>
    <w:rsid w:val="001A303C"/>
    <w:rsid w:val="001A49C9"/>
    <w:rsid w:val="001A63EA"/>
    <w:rsid w:val="001A655A"/>
    <w:rsid w:val="001B0213"/>
    <w:rsid w:val="001B0E94"/>
    <w:rsid w:val="001B52EA"/>
    <w:rsid w:val="001E0D9F"/>
    <w:rsid w:val="001E1BE3"/>
    <w:rsid w:val="001E3CC0"/>
    <w:rsid w:val="001F5510"/>
    <w:rsid w:val="00216F35"/>
    <w:rsid w:val="00223D1D"/>
    <w:rsid w:val="00253B9D"/>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C44DD"/>
    <w:rsid w:val="002D5B5C"/>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D2702"/>
    <w:rsid w:val="003D7A8B"/>
    <w:rsid w:val="003E2AAA"/>
    <w:rsid w:val="0040252A"/>
    <w:rsid w:val="00412B5F"/>
    <w:rsid w:val="004145E3"/>
    <w:rsid w:val="00434F02"/>
    <w:rsid w:val="00445F9D"/>
    <w:rsid w:val="00447FEA"/>
    <w:rsid w:val="004544BD"/>
    <w:rsid w:val="0045571D"/>
    <w:rsid w:val="00462ADF"/>
    <w:rsid w:val="00467B76"/>
    <w:rsid w:val="00467E11"/>
    <w:rsid w:val="0047655A"/>
    <w:rsid w:val="00485681"/>
    <w:rsid w:val="00490C45"/>
    <w:rsid w:val="00491F91"/>
    <w:rsid w:val="00492CF3"/>
    <w:rsid w:val="004B2BC4"/>
    <w:rsid w:val="004B54E4"/>
    <w:rsid w:val="004D059F"/>
    <w:rsid w:val="004D4244"/>
    <w:rsid w:val="004D5D1A"/>
    <w:rsid w:val="004E0EF5"/>
    <w:rsid w:val="004E1369"/>
    <w:rsid w:val="004E3308"/>
    <w:rsid w:val="004E6599"/>
    <w:rsid w:val="005124B6"/>
    <w:rsid w:val="00514EAB"/>
    <w:rsid w:val="005204EF"/>
    <w:rsid w:val="005278F9"/>
    <w:rsid w:val="00533A0E"/>
    <w:rsid w:val="005351B8"/>
    <w:rsid w:val="0054762B"/>
    <w:rsid w:val="00574DA3"/>
    <w:rsid w:val="00582906"/>
    <w:rsid w:val="005A02F0"/>
    <w:rsid w:val="005A467D"/>
    <w:rsid w:val="005A72E5"/>
    <w:rsid w:val="005B2540"/>
    <w:rsid w:val="005E71AA"/>
    <w:rsid w:val="005F14DE"/>
    <w:rsid w:val="005F3310"/>
    <w:rsid w:val="00607C73"/>
    <w:rsid w:val="00611E2A"/>
    <w:rsid w:val="00612E8A"/>
    <w:rsid w:val="00622C4F"/>
    <w:rsid w:val="00622F4C"/>
    <w:rsid w:val="00631081"/>
    <w:rsid w:val="0065550F"/>
    <w:rsid w:val="00681A93"/>
    <w:rsid w:val="006822AB"/>
    <w:rsid w:val="00683FEC"/>
    <w:rsid w:val="006A2E26"/>
    <w:rsid w:val="006B0BF1"/>
    <w:rsid w:val="006B4BAF"/>
    <w:rsid w:val="006B77AF"/>
    <w:rsid w:val="006C0528"/>
    <w:rsid w:val="006C34B4"/>
    <w:rsid w:val="006D6A2D"/>
    <w:rsid w:val="006E08C7"/>
    <w:rsid w:val="006E1FF2"/>
    <w:rsid w:val="006E4736"/>
    <w:rsid w:val="006E7B20"/>
    <w:rsid w:val="00711102"/>
    <w:rsid w:val="0071336F"/>
    <w:rsid w:val="00730AE6"/>
    <w:rsid w:val="00742818"/>
    <w:rsid w:val="00743E46"/>
    <w:rsid w:val="00751EA4"/>
    <w:rsid w:val="007658B2"/>
    <w:rsid w:val="00774F40"/>
    <w:rsid w:val="00786F58"/>
    <w:rsid w:val="007B03F3"/>
    <w:rsid w:val="007B2F5A"/>
    <w:rsid w:val="007C4E4D"/>
    <w:rsid w:val="007D6D28"/>
    <w:rsid w:val="007E1082"/>
    <w:rsid w:val="007E4C00"/>
    <w:rsid w:val="007E70E3"/>
    <w:rsid w:val="007F6FA9"/>
    <w:rsid w:val="00807057"/>
    <w:rsid w:val="0082588D"/>
    <w:rsid w:val="00825E82"/>
    <w:rsid w:val="00826801"/>
    <w:rsid w:val="00834486"/>
    <w:rsid w:val="00843BEE"/>
    <w:rsid w:val="00851D36"/>
    <w:rsid w:val="0089728A"/>
    <w:rsid w:val="008A1BEC"/>
    <w:rsid w:val="008B440F"/>
    <w:rsid w:val="008B6D25"/>
    <w:rsid w:val="008C2D9D"/>
    <w:rsid w:val="008C43A5"/>
    <w:rsid w:val="008C567E"/>
    <w:rsid w:val="009107BE"/>
    <w:rsid w:val="00910AB4"/>
    <w:rsid w:val="00917464"/>
    <w:rsid w:val="009320E9"/>
    <w:rsid w:val="00933E1D"/>
    <w:rsid w:val="0093531C"/>
    <w:rsid w:val="00937E72"/>
    <w:rsid w:val="00945170"/>
    <w:rsid w:val="0095680B"/>
    <w:rsid w:val="00962A5F"/>
    <w:rsid w:val="00980568"/>
    <w:rsid w:val="0098211E"/>
    <w:rsid w:val="00995A35"/>
    <w:rsid w:val="009A6B5B"/>
    <w:rsid w:val="009C41AF"/>
    <w:rsid w:val="009C6162"/>
    <w:rsid w:val="009C7609"/>
    <w:rsid w:val="009E37D2"/>
    <w:rsid w:val="009E4C21"/>
    <w:rsid w:val="00A13865"/>
    <w:rsid w:val="00A234A1"/>
    <w:rsid w:val="00A266F6"/>
    <w:rsid w:val="00A30112"/>
    <w:rsid w:val="00A500B9"/>
    <w:rsid w:val="00A51318"/>
    <w:rsid w:val="00A524AA"/>
    <w:rsid w:val="00A557B8"/>
    <w:rsid w:val="00A62F4E"/>
    <w:rsid w:val="00A76D18"/>
    <w:rsid w:val="00A96328"/>
    <w:rsid w:val="00A97E4D"/>
    <w:rsid w:val="00AA6A92"/>
    <w:rsid w:val="00AA78A9"/>
    <w:rsid w:val="00AB5B6A"/>
    <w:rsid w:val="00AB69CC"/>
    <w:rsid w:val="00AC0AEE"/>
    <w:rsid w:val="00AC469E"/>
    <w:rsid w:val="00AE0247"/>
    <w:rsid w:val="00AE196B"/>
    <w:rsid w:val="00AF15FF"/>
    <w:rsid w:val="00B07189"/>
    <w:rsid w:val="00B12E2E"/>
    <w:rsid w:val="00B273BF"/>
    <w:rsid w:val="00B64393"/>
    <w:rsid w:val="00B72966"/>
    <w:rsid w:val="00B74564"/>
    <w:rsid w:val="00B7648E"/>
    <w:rsid w:val="00B9397F"/>
    <w:rsid w:val="00B94FC1"/>
    <w:rsid w:val="00B95A7D"/>
    <w:rsid w:val="00B97BE6"/>
    <w:rsid w:val="00BA1034"/>
    <w:rsid w:val="00BA1BF5"/>
    <w:rsid w:val="00BA3154"/>
    <w:rsid w:val="00BA5DBC"/>
    <w:rsid w:val="00BC4EBB"/>
    <w:rsid w:val="00BC7B27"/>
    <w:rsid w:val="00BD3176"/>
    <w:rsid w:val="00BE18B3"/>
    <w:rsid w:val="00BE1947"/>
    <w:rsid w:val="00BE3261"/>
    <w:rsid w:val="00C014CA"/>
    <w:rsid w:val="00C020AF"/>
    <w:rsid w:val="00C029BC"/>
    <w:rsid w:val="00C061DA"/>
    <w:rsid w:val="00C13C27"/>
    <w:rsid w:val="00C24AFA"/>
    <w:rsid w:val="00C32109"/>
    <w:rsid w:val="00C33862"/>
    <w:rsid w:val="00C33B6D"/>
    <w:rsid w:val="00C51CB6"/>
    <w:rsid w:val="00C63044"/>
    <w:rsid w:val="00C6417A"/>
    <w:rsid w:val="00C72E31"/>
    <w:rsid w:val="00C742FD"/>
    <w:rsid w:val="00C82EC2"/>
    <w:rsid w:val="00C82F2E"/>
    <w:rsid w:val="00C869C5"/>
    <w:rsid w:val="00CB3E33"/>
    <w:rsid w:val="00CC4142"/>
    <w:rsid w:val="00CE0C9C"/>
    <w:rsid w:val="00CE4EFF"/>
    <w:rsid w:val="00CE5D58"/>
    <w:rsid w:val="00D029B9"/>
    <w:rsid w:val="00D13523"/>
    <w:rsid w:val="00D27527"/>
    <w:rsid w:val="00D35360"/>
    <w:rsid w:val="00D61F85"/>
    <w:rsid w:val="00D6602C"/>
    <w:rsid w:val="00D71D3A"/>
    <w:rsid w:val="00D82066"/>
    <w:rsid w:val="00D901AA"/>
    <w:rsid w:val="00DD62F3"/>
    <w:rsid w:val="00DD763D"/>
    <w:rsid w:val="00DF0C62"/>
    <w:rsid w:val="00DF0EEB"/>
    <w:rsid w:val="00DF4082"/>
    <w:rsid w:val="00E03A3A"/>
    <w:rsid w:val="00E06F5F"/>
    <w:rsid w:val="00E21B68"/>
    <w:rsid w:val="00E21F74"/>
    <w:rsid w:val="00E433BA"/>
    <w:rsid w:val="00E4400E"/>
    <w:rsid w:val="00E7305B"/>
    <w:rsid w:val="00E9638B"/>
    <w:rsid w:val="00E97236"/>
    <w:rsid w:val="00EA0950"/>
    <w:rsid w:val="00EA766F"/>
    <w:rsid w:val="00EC19A8"/>
    <w:rsid w:val="00EC45BF"/>
    <w:rsid w:val="00ED4947"/>
    <w:rsid w:val="00EE642E"/>
    <w:rsid w:val="00EF458A"/>
    <w:rsid w:val="00EF7C4D"/>
    <w:rsid w:val="00F00308"/>
    <w:rsid w:val="00F0104D"/>
    <w:rsid w:val="00F0645C"/>
    <w:rsid w:val="00F20BBD"/>
    <w:rsid w:val="00F31E3D"/>
    <w:rsid w:val="00F56DA8"/>
    <w:rsid w:val="00F843E2"/>
    <w:rsid w:val="00F86690"/>
    <w:rsid w:val="00FA0122"/>
    <w:rsid w:val="00FB6A93"/>
    <w:rsid w:val="00FB7ADF"/>
    <w:rsid w:val="00FC47DD"/>
    <w:rsid w:val="00FD5E1D"/>
    <w:rsid w:val="00FE316C"/>
    <w:rsid w:val="00FF0C64"/>
    <w:rsid w:val="00FF4A4C"/>
    <w:rsid w:val="00FF674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 w:type="paragraph" w:styleId="Textedebulles">
    <w:name w:val="Balloon Text"/>
    <w:basedOn w:val="Normal"/>
    <w:link w:val="TextedebullesCar"/>
    <w:uiPriority w:val="99"/>
    <w:semiHidden/>
    <w:unhideWhenUsed/>
    <w:rsid w:val="00E433BA"/>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33BA"/>
    <w:rPr>
      <w:rFonts w:ascii="Segoe UI" w:hAnsi="Segoe UI" w:cs="Segoe UI"/>
      <w:sz w:val="18"/>
      <w:szCs w:val="18"/>
    </w:rPr>
  </w:style>
  <w:style w:type="character" w:styleId="Hyperlien">
    <w:name w:val="Hyperlink"/>
    <w:basedOn w:val="Policepardfaut"/>
    <w:uiPriority w:val="99"/>
    <w:unhideWhenUsed/>
    <w:rsid w:val="004D059F"/>
    <w:rPr>
      <w:color w:val="0563C1" w:themeColor="hyperlink"/>
      <w:u w:val="single"/>
    </w:rPr>
  </w:style>
  <w:style w:type="character" w:styleId="Mentionnonrsolue">
    <w:name w:val="Unresolved Mention"/>
    <w:basedOn w:val="Policepardfaut"/>
    <w:uiPriority w:val="99"/>
    <w:semiHidden/>
    <w:unhideWhenUsed/>
    <w:rsid w:val="004D0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jstor.org/stable/j.ctt7sn0x" TargetMode="External"/><Relationship Id="rId1" Type="http://schemas.openxmlformats.org/officeDocument/2006/relationships/hyperlink" Target="https://books.google.ca/books?hl=en&amp;lr=&amp;id=xSZ_EAAAQBAJ&amp;oi=fnd&amp;pg=PA237&amp;dq=info:8xwhXg9lZSYJ:scholar.google.com&amp;ots=xXY3xMDpvc&amp;sig=Gj3EMuq1QOxjfZJXPwjeLEnDVVo&amp;redir_esc=y"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A66D0E-8614-442E-962E-A8CF2CF7F420}">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0019E86C-5F20-49BE-B78B-CA7FAF29F30E}">
  <ds:schemaRefs>
    <ds:schemaRef ds:uri="http://schemas.microsoft.com/sharepoint/v3/contenttype/forms"/>
  </ds:schemaRefs>
</ds:datastoreItem>
</file>

<file path=customXml/itemProps3.xml><?xml version="1.0" encoding="utf-8"?>
<ds:datastoreItem xmlns:ds="http://schemas.openxmlformats.org/officeDocument/2006/customXml" ds:itemID="{2FE5E186-E390-4AB1-92E5-229C23A90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31</Pages>
  <Words>74327</Words>
  <Characters>408799</Characters>
  <Application>Microsoft Office Word</Application>
  <DocSecurity>0</DocSecurity>
  <Lines>3406</Lines>
  <Paragraphs>964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11</cp:revision>
  <dcterms:created xsi:type="dcterms:W3CDTF">2024-01-10T14:55:00Z</dcterms:created>
  <dcterms:modified xsi:type="dcterms:W3CDTF">2024-02-05T02:54:00Z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id="xooA4yPX"/&gt;&lt;style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0x010100CF466725DEB80348ABC973061B8F0EC7</vt:lpwstr>
  </property>
</Properties>
</file>